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5B5588" w14:textId="77777777" w:rsidR="00BD6D3D" w:rsidRDefault="00BD6D3D" w:rsidP="006102F3"/>
    <w:p w14:paraId="7AED3E7C" w14:textId="77777777" w:rsidR="00F37A24" w:rsidRDefault="00F37A24" w:rsidP="00F37A24">
      <w:pPr>
        <w:pStyle w:val="Heading1"/>
      </w:pPr>
      <w:r>
        <w:t>Literature Review</w:t>
      </w:r>
    </w:p>
    <w:p w14:paraId="07D6F16E" w14:textId="5BF8C055" w:rsidR="00242F40" w:rsidRDefault="00242F40" w:rsidP="00242F40">
      <w:pPr>
        <w:pStyle w:val="Heading2"/>
      </w:pPr>
      <w:r>
        <w:t>Overview</w:t>
      </w:r>
    </w:p>
    <w:p w14:paraId="03CA54F3" w14:textId="2816BE0F" w:rsidR="009A15C9" w:rsidRDefault="009A7370" w:rsidP="009A7370">
      <w:r>
        <w:t>Many genetic</w:t>
      </w:r>
      <w:r w:rsidR="000E408D">
        <w:t xml:space="preserve"> and functional</w:t>
      </w:r>
      <w:r>
        <w:t xml:space="preserve"> disorders are characterised by disordered craniofacial growth.</w:t>
      </w:r>
      <w:r w:rsidR="0049744F">
        <w:t xml:space="preserve"> In general, in research and in clinical practice, disordered growth is </w:t>
      </w:r>
      <w:r w:rsidR="00444F8E">
        <w:t xml:space="preserve">operationalised </w:t>
      </w:r>
      <w:r w:rsidR="0049744F">
        <w:t>as dysmorphology, relative to some age and sex appropriate control population.</w:t>
      </w:r>
      <w:r w:rsidR="00444F8E">
        <w:t xml:space="preserve"> Dysmorphology can be defined in various ways (see section </w:t>
      </w:r>
      <w:r w:rsidR="00444F8E">
        <w:fldChar w:fldCharType="begin"/>
      </w:r>
      <w:r w:rsidR="00444F8E">
        <w:instrText xml:space="preserve"> REF _Ref442172177 \r \h </w:instrText>
      </w:r>
      <w:r w:rsidR="00444F8E">
        <w:fldChar w:fldCharType="separate"/>
      </w:r>
      <w:r w:rsidR="006439E2">
        <w:t>1.4</w:t>
      </w:r>
      <w:r w:rsidR="00444F8E">
        <w:fldChar w:fldCharType="end"/>
      </w:r>
      <w:r w:rsidR="00444F8E">
        <w:t xml:space="preserve"> ), but in general refers to the degree of deviation from “normal”. The most comm</w:t>
      </w:r>
      <w:r w:rsidR="0049744F">
        <w:t>on</w:t>
      </w:r>
      <w:r w:rsidR="00444F8E">
        <w:t xml:space="preserve"> and traditional method </w:t>
      </w:r>
      <w:r w:rsidR="0049744F">
        <w:t>is to compare particular measurements on a patient to esta</w:t>
      </w:r>
      <w:r w:rsidR="000E408D">
        <w:t>blished normative values</w:t>
      </w:r>
      <w:r w:rsidR="0049744F">
        <w:t xml:space="preserve">. </w:t>
      </w:r>
      <w:r w:rsidR="00427C6C">
        <w:t>The collection of measurements, both for population norms and for individual patient</w:t>
      </w:r>
      <w:r w:rsidR="00B35C4C">
        <w:t>s</w:t>
      </w:r>
      <w:r w:rsidR="00427C6C">
        <w:t xml:space="preserve"> is time consuming and requires a skilled operator.</w:t>
      </w:r>
      <w:r w:rsidR="009A15C9">
        <w:t xml:space="preserve"> Advan</w:t>
      </w:r>
      <w:r w:rsidR="0049744F">
        <w:t>ces in 3D photography has facil</w:t>
      </w:r>
      <w:r w:rsidR="009A15C9">
        <w:t xml:space="preserve">itated instantaneous 3D image capture. Advances in image processing, developed for morphometric analysis, also allow for automatic landmarking of </w:t>
      </w:r>
      <w:r w:rsidR="0049744F">
        <w:t xml:space="preserve">3D </w:t>
      </w:r>
      <w:r w:rsidR="009A15C9">
        <w:t xml:space="preserve">images. This has </w:t>
      </w:r>
      <w:r w:rsidR="0049744F">
        <w:t>not yet been widely implemented d</w:t>
      </w:r>
      <w:r w:rsidR="009A15C9">
        <w:t>ue to the lack of comparable populatio</w:t>
      </w:r>
      <w:r w:rsidR="0049744F">
        <w:t>n norms collected under this</w:t>
      </w:r>
      <w:r w:rsidR="009A15C9">
        <w:t xml:space="preserve"> protocol. </w:t>
      </w:r>
      <w:r w:rsidR="0049744F">
        <w:t xml:space="preserve">Part of the work of this thesis is acquiring these required norms and provide a user friendly graphical user interface for clinicians to apply this automated landmarking protocol.  </w:t>
      </w:r>
      <w:r w:rsidR="00DA0E7E">
        <w:t>Section 1.2. Surveys</w:t>
      </w:r>
      <w:r w:rsidR="000E408D">
        <w:t xml:space="preserve"> extant</w:t>
      </w:r>
      <w:r w:rsidR="00DA0E7E">
        <w:t xml:space="preserve"> methods of landmark acquisition and describes an automatic method of landmark acquisition.</w:t>
      </w:r>
    </w:p>
    <w:p w14:paraId="0DF7D4B3" w14:textId="6B50D241" w:rsidR="0049744F" w:rsidRDefault="0049744F" w:rsidP="009A7370">
      <w:r>
        <w:t xml:space="preserve">Techniques from morphometrics –the statistical analysis of shape </w:t>
      </w:r>
      <w:r w:rsidR="00DA0E7E">
        <w:t>–</w:t>
      </w:r>
      <w:r>
        <w:t xml:space="preserve"> </w:t>
      </w:r>
      <w:r w:rsidR="00DA0E7E">
        <w:t xml:space="preserve">allow one to extend the description of a normal population (and </w:t>
      </w:r>
      <w:r w:rsidR="00444F8E">
        <w:t>thus the description of dysmorphology</w:t>
      </w:r>
      <w:r w:rsidR="00DA0E7E">
        <w:t xml:space="preserve">) from specified </w:t>
      </w:r>
      <w:proofErr w:type="spellStart"/>
      <w:r w:rsidR="00DA0E7E">
        <w:t>interlandmark</w:t>
      </w:r>
      <w:proofErr w:type="spellEnd"/>
      <w:r w:rsidR="00DA0E7E">
        <w:t xml:space="preserve"> measurements, which are difficult to interpret holistically, to representations that describe the entire 3D surface of the face.  Section 1.3 describes these advances. </w:t>
      </w:r>
    </w:p>
    <w:p w14:paraId="6F78DB9E" w14:textId="6C5B7454" w:rsidR="00DA0E7E" w:rsidRDefault="00DA0E7E" w:rsidP="009A7370">
      <w:r>
        <w:t>Disordered growth may also comprise elements other than dysmorphology relative to an age-appropriate normal population, such as abnormal growth rate and growth direction. Morphome</w:t>
      </w:r>
      <w:r w:rsidR="008E6A79">
        <w:t>trics allows these normal growth properties to be modelled</w:t>
      </w:r>
      <w:r w:rsidR="00B35C4C">
        <w:t xml:space="preserve"> as</w:t>
      </w:r>
      <w:r w:rsidR="008E6A79">
        <w:t xml:space="preserve"> a multivariate growth vector or growth </w:t>
      </w:r>
      <w:proofErr w:type="gramStart"/>
      <w:r w:rsidR="008E6A79">
        <w:t>curve, and</w:t>
      </w:r>
      <w:proofErr w:type="gramEnd"/>
      <w:r w:rsidR="008E6A79">
        <w:t xml:space="preserve"> allows the assessment of deviation therefrom. An interesting by-product of such a model is the ability to “grow” a face parallel this vector/curve, potentially providing a patient-specific prediction of growth.</w:t>
      </w:r>
      <w:r w:rsidR="00444F8E">
        <w:t xml:space="preserve"> </w:t>
      </w:r>
      <w:r w:rsidR="008E6A79">
        <w:t xml:space="preserve">Section 1.5. </w:t>
      </w:r>
      <w:r w:rsidR="00444F8E">
        <w:t>discusses some of the statistical problems associated with determ</w:t>
      </w:r>
      <w:r w:rsidR="00983844">
        <w:t xml:space="preserve">ining an appropriate trajectory; namely sexual dimorphism, non-linearity of growth and the independence (modularity) of growth of different regions of the craniofacial complex. </w:t>
      </w:r>
      <w:r w:rsidR="00444F8E">
        <w:t xml:space="preserve"> Section </w:t>
      </w:r>
      <w:r w:rsidR="00444F8E">
        <w:fldChar w:fldCharType="begin"/>
      </w:r>
      <w:r w:rsidR="00444F8E">
        <w:instrText xml:space="preserve"> REF _Ref442172769 \r \h </w:instrText>
      </w:r>
      <w:r w:rsidR="00444F8E">
        <w:fldChar w:fldCharType="separate"/>
      </w:r>
      <w:r w:rsidR="006439E2">
        <w:t>1.6</w:t>
      </w:r>
      <w:r w:rsidR="00444F8E">
        <w:fldChar w:fldCharType="end"/>
      </w:r>
      <w:r w:rsidR="00983844">
        <w:t xml:space="preserve">, describes previous attempts at modelling growth and untested, but theoretically applicable statistical models in the context of the problem of non-linearity.  </w:t>
      </w:r>
    </w:p>
    <w:p w14:paraId="2B024AF6" w14:textId="77777777" w:rsidR="008E6B6C" w:rsidRDefault="008E6B6C" w:rsidP="008E6B6C">
      <w:pPr>
        <w:pStyle w:val="Heading2"/>
        <w:numPr>
          <w:ilvl w:val="0"/>
          <w:numId w:val="0"/>
        </w:numPr>
      </w:pPr>
    </w:p>
    <w:p w14:paraId="526AAE0B" w14:textId="5B79544B" w:rsidR="008E6B6C" w:rsidRDefault="008E6B6C" w:rsidP="008E6B6C">
      <w:pPr>
        <w:pStyle w:val="Heading2"/>
      </w:pPr>
      <w:bookmarkStart w:id="0" w:name="_Ref442339054"/>
      <w:r>
        <w:t>Anatomical Landmark Acquisition for population norms and patient assessment</w:t>
      </w:r>
      <w:bookmarkEnd w:id="0"/>
    </w:p>
    <w:p w14:paraId="79EA3401" w14:textId="09BC33A5" w:rsidR="00ED701B" w:rsidRDefault="00ED701B" w:rsidP="00ED701B">
      <w:bookmarkStart w:id="1" w:name="_Hlk515398895"/>
      <w:r>
        <w:t xml:space="preserve">Landmarks are traditionally defined as precise locations on biological forms that hold some developmental, functional, structural or evolutionary significance </w:t>
      </w:r>
      <w:r>
        <w:fldChar w:fldCharType="begin"/>
      </w:r>
      <w:r w:rsidR="00AB2A1C">
        <w:instrText xml:space="preserve"> ADDIN EN.CITE &lt;EndNote&gt;&lt;Cite&gt;&lt;Author&gt;Richtsmeier&lt;/Author&gt;&lt;Year&gt;2002&lt;/Year&gt;&lt;RecNum&gt;68&lt;/RecNum&gt;&lt;DisplayText&gt;(Richtsmeier et al., 2002)&lt;/DisplayText&gt;&lt;record&gt;&lt;rec-number&gt;68&lt;/rec-number&gt;&lt;foreign-keys&gt;&lt;key app="EN" db-id="adtx5xw0uarxaaepweyvx0twsvspp0s9f0ep" timestamp="1443409689"&gt;68&lt;/key&gt;&lt;/foreign-keys&gt;&lt;ref-type name="Journal Article"&gt;17&lt;/ref-type&gt;&lt;contributors&gt;&lt;authors&gt;&lt;author&gt;Richtsmeier, Joan T&lt;/author&gt;&lt;author&gt;Burke Deleon, Valerie&lt;/author&gt;&lt;author&gt;Lele, Subhash R&lt;/author&gt;&lt;/authors&gt;&lt;/contributors&gt;&lt;titles&gt;&lt;title&gt;The promise of geometric morphometrics&lt;/title&gt;&lt;secondary-title&gt;American Journal of Physical Anthropology&lt;/secondary-title&gt;&lt;/titles&gt;&lt;periodical&gt;&lt;full-title&gt;American journal of physical anthropology&lt;/full-title&gt;&lt;/periodical&gt;&lt;pages&gt;63-91&lt;/pages&gt;&lt;volume&gt;119&lt;/volume&gt;&lt;number&gt;S35&lt;/number&gt;&lt;dates&gt;&lt;year&gt;2002&lt;/year&gt;&lt;/dates&gt;&lt;isbn&gt;1096-8644&lt;/isbn&gt;&lt;urls&gt;&lt;/urls&gt;&lt;/record&gt;&lt;/Cite&gt;&lt;/EndNote&gt;</w:instrText>
      </w:r>
      <w:r>
        <w:fldChar w:fldCharType="separate"/>
      </w:r>
      <w:r w:rsidR="00AB2A1C">
        <w:rPr>
          <w:noProof/>
        </w:rPr>
        <w:t>(</w:t>
      </w:r>
      <w:hyperlink w:anchor="_ENREF_116" w:tooltip="Richtsmeier, 2002 #68" w:history="1">
        <w:r w:rsidR="00E23A8E">
          <w:rPr>
            <w:noProof/>
          </w:rPr>
          <w:t>Richtsmeier et al</w:t>
        </w:r>
        <w:r w:rsidR="00E23A8E">
          <w:rPr>
            <w:noProof/>
          </w:rPr>
          <w:t>.</w:t>
        </w:r>
        <w:r w:rsidR="00E23A8E">
          <w:rPr>
            <w:noProof/>
          </w:rPr>
          <w:t>, 2002</w:t>
        </w:r>
      </w:hyperlink>
      <w:r w:rsidR="00AB2A1C">
        <w:rPr>
          <w:noProof/>
        </w:rPr>
        <w:t>)</w:t>
      </w:r>
      <w:r>
        <w:fldChar w:fldCharType="end"/>
      </w:r>
      <w:r w:rsidR="001F7C8B">
        <w:t xml:space="preserve"> that are</w:t>
      </w:r>
      <w:r>
        <w:t xml:space="preserve"> unambiguously defined and reliably locatable </w:t>
      </w:r>
      <w:r>
        <w:fldChar w:fldCharType="begin"/>
      </w:r>
      <w:r w:rsidR="00AB2A1C">
        <w:instrText xml:space="preserve"> ADDIN EN.CITE &lt;EndNote&gt;&lt;Cite&gt;&lt;Author&gt;Richtsmeier&lt;/Author&gt;&lt;Year&gt;1995&lt;/Year&gt;&lt;RecNum&gt;70&lt;/RecNum&gt;&lt;DisplayText&gt;(Richtsmeier et al., 1995)&lt;/DisplayText&gt;&lt;record&gt;&lt;rec-number&gt;70&lt;/rec-number&gt;&lt;foreign-keys&gt;&lt;key app="EN" db-id="adtx5xw0uarxaaepweyvx0twsvspp0s9f0ep" timestamp="1443411824"&gt;70&lt;/key&gt;&lt;/foreign-keys&gt;&lt;ref-type name="Journal Article"&gt;17&lt;/ref-type&gt;&lt;contributors&gt;&lt;authors&gt;&lt;author&gt;Richtsmeier, Joan T&lt;/author&gt;&lt;author&gt;Paik, Chul H&lt;/author&gt;&lt;author&gt;Elfert, Peter C&lt;/author&gt;&lt;author&gt;Cole III, Theodore M&lt;/author&gt;&lt;author&gt;Dahlman, Holly R&lt;/author&gt;&lt;/authors&gt;&lt;/contributors&gt;&lt;titles&gt;&lt;title&gt;Precision, repeatability, and validation of the localization of cranial landmarks using computed tomography scans&lt;/title&gt;&lt;secondary-title&gt;The Cleft Palate-Craniofacial Journal&lt;/secondary-title&gt;&lt;/titles&gt;&lt;periodical&gt;&lt;full-title&gt;The Cleft Palate-Craniofacial Journal&lt;/full-title&gt;&lt;/periodical&gt;&lt;pages&gt;217-227&lt;/pages&gt;&lt;volume&gt;32&lt;/volume&gt;&lt;number&gt;3&lt;/number&gt;&lt;dates&gt;&lt;year&gt;1995&lt;/year&gt;&lt;/dates&gt;&lt;isbn&gt;1545-1569&lt;/isbn&gt;&lt;urls&gt;&lt;/urls&gt;&lt;/record&gt;&lt;/Cite&gt;&lt;/EndNote&gt;</w:instrText>
      </w:r>
      <w:r>
        <w:fldChar w:fldCharType="separate"/>
      </w:r>
      <w:r w:rsidR="00AB2A1C">
        <w:rPr>
          <w:noProof/>
        </w:rPr>
        <w:t>(</w:t>
      </w:r>
      <w:hyperlink w:anchor="_ENREF_117" w:tooltip="Richtsmeier, 1995 #70" w:history="1">
        <w:r w:rsidR="00E23A8E">
          <w:rPr>
            <w:noProof/>
          </w:rPr>
          <w:t>Richtsmeier et al., 1995</w:t>
        </w:r>
      </w:hyperlink>
      <w:r w:rsidR="00AB2A1C">
        <w:rPr>
          <w:noProof/>
        </w:rPr>
        <w:t>)</w:t>
      </w:r>
      <w:r>
        <w:fldChar w:fldCharType="end"/>
      </w:r>
      <w:r>
        <w:t xml:space="preserve">. </w:t>
      </w:r>
      <w:bookmarkEnd w:id="1"/>
      <w:r>
        <w:t xml:space="preserve">Commonly </w:t>
      </w:r>
      <w:r>
        <w:lastRenderedPageBreak/>
        <w:t xml:space="preserve">used landmarks to quantify the human face include inner and outer commissures of the eye (endo- and </w:t>
      </w:r>
      <w:proofErr w:type="spellStart"/>
      <w:r>
        <w:t>exo</w:t>
      </w:r>
      <w:proofErr w:type="spellEnd"/>
      <w:r>
        <w:t xml:space="preserve">-canthi, respectively) and the tip of the nose (the </w:t>
      </w:r>
      <w:proofErr w:type="spellStart"/>
      <w:r>
        <w:t>pronasale</w:t>
      </w:r>
      <w:proofErr w:type="spellEnd"/>
      <w:r>
        <w:t xml:space="preserve">) </w:t>
      </w:r>
      <w:r>
        <w:fldChar w:fldCharType="begin"/>
      </w:r>
      <w:r w:rsidR="00AB2A1C">
        <w:instrText xml:space="preserve"> ADDIN EN.CITE &lt;EndNote&gt;&lt;Cite&gt;&lt;Author&gt;Farkas&lt;/Author&gt;&lt;Year&gt;1994&lt;/Year&gt;&lt;RecNum&gt;77&lt;/RecNum&gt;&lt;DisplayText&gt;(Farkas, 1994c)&lt;/DisplayText&gt;&lt;record&gt;&lt;rec-number&gt;77&lt;/rec-number&gt;&lt;foreign-keys&gt;&lt;key app="EN" db-id="adtx5xw0uarxaaepweyvx0twsvspp0s9f0ep" timestamp="1443673827"&gt;77&lt;/key&gt;&lt;/foreign-keys&gt;&lt;ref-type name="Book"&gt;6&lt;/ref-type&gt;&lt;contributors&gt;&lt;authors&gt;&lt;author&gt;Farkas, Leslie G&lt;/author&gt;&lt;/authors&gt;&lt;/contributors&gt;&lt;titles&gt;&lt;title&gt;Anthropometry of the Head and Face&lt;/title&gt;&lt;/titles&gt;&lt;dates&gt;&lt;year&gt;1994&lt;/year&gt;&lt;/dates&gt;&lt;publisher&gt;Raven Press&lt;/publisher&gt;&lt;isbn&gt;0781701597&lt;/isbn&gt;&lt;urls&gt;&lt;/urls&gt;&lt;/record&gt;&lt;/Cite&gt;&lt;/EndNote&gt;</w:instrText>
      </w:r>
      <w:r>
        <w:fldChar w:fldCharType="separate"/>
      </w:r>
      <w:r w:rsidR="00AB2A1C">
        <w:rPr>
          <w:noProof/>
        </w:rPr>
        <w:t>(</w:t>
      </w:r>
      <w:hyperlink w:anchor="_ENREF_47" w:tooltip="Farkas, 1994 #77" w:history="1">
        <w:r w:rsidR="00E23A8E">
          <w:rPr>
            <w:noProof/>
          </w:rPr>
          <w:t>Farkas, 1994c</w:t>
        </w:r>
      </w:hyperlink>
      <w:r w:rsidR="00AB2A1C">
        <w:rPr>
          <w:noProof/>
        </w:rPr>
        <w:t>)</w:t>
      </w:r>
      <w:r>
        <w:fldChar w:fldCharType="end"/>
      </w:r>
      <w:r>
        <w:t>.</w:t>
      </w:r>
    </w:p>
    <w:p w14:paraId="4855A8F3" w14:textId="077AB693" w:rsidR="00ED701B" w:rsidRDefault="00ED701B" w:rsidP="00ED701B">
      <w:r>
        <w:t xml:space="preserve">Landmarks are often used in clinical assessment. </w:t>
      </w:r>
      <w:proofErr w:type="gramStart"/>
      <w:r>
        <w:t>Generally</w:t>
      </w:r>
      <w:proofErr w:type="gramEnd"/>
      <w:r>
        <w:t xml:space="preserve"> some particular measurement or measurements of interest are compared to normative values, derived from some appropriate control population. Measurements </w:t>
      </w:r>
      <w:r w:rsidR="007F466F">
        <w:t>are often</w:t>
      </w:r>
      <w:r>
        <w:t xml:space="preserve"> collected directly on the patient</w:t>
      </w:r>
      <w:r w:rsidR="00020872">
        <w:t xml:space="preserve">. Most frequently in clinic this is done by a clinician with </w:t>
      </w:r>
      <w:proofErr w:type="spellStart"/>
      <w:r w:rsidR="00020872">
        <w:t>calipers</w:t>
      </w:r>
      <w:proofErr w:type="spellEnd"/>
      <w:r w:rsidR="00020872">
        <w:t xml:space="preserve"> or rulers </w:t>
      </w:r>
      <w:r w:rsidR="00020872">
        <w:fldChar w:fldCharType="begin"/>
      </w:r>
      <w:r w:rsidR="00AB2A1C">
        <w:instrText xml:space="preserve"> ADDIN EN.CITE &lt;EndNote&gt;&lt;Cite&gt;&lt;Author&gt;Farkas&lt;/Author&gt;&lt;Year&gt;1994&lt;/Year&gt;&lt;RecNum&gt;77&lt;/RecNum&gt;&lt;DisplayText&gt;(Farkas, 1994c)&lt;/DisplayText&gt;&lt;record&gt;&lt;rec-number&gt;77&lt;/rec-number&gt;&lt;foreign-keys&gt;&lt;key app="EN" db-id="adtx5xw0uarxaaepweyvx0twsvspp0s9f0ep" timestamp="1443673827"&gt;77&lt;/key&gt;&lt;/foreign-keys&gt;&lt;ref-type name="Book"&gt;6&lt;/ref-type&gt;&lt;contributors&gt;&lt;authors&gt;&lt;author&gt;Farkas, Leslie G&lt;/author&gt;&lt;/authors&gt;&lt;/contributors&gt;&lt;titles&gt;&lt;title&gt;Anthropometry of the Head and Face&lt;/title&gt;&lt;/titles&gt;&lt;dates&gt;&lt;year&gt;1994&lt;/year&gt;&lt;/dates&gt;&lt;publisher&gt;Raven Press&lt;/publisher&gt;&lt;isbn&gt;0781701597&lt;/isbn&gt;&lt;urls&gt;&lt;/urls&gt;&lt;/record&gt;&lt;/Cite&gt;&lt;/EndNote&gt;</w:instrText>
      </w:r>
      <w:r w:rsidR="00020872">
        <w:fldChar w:fldCharType="separate"/>
      </w:r>
      <w:r w:rsidR="00AB2A1C">
        <w:rPr>
          <w:noProof/>
        </w:rPr>
        <w:t>(</w:t>
      </w:r>
      <w:hyperlink w:anchor="_ENREF_47" w:tooltip="Farkas, 1994 #77" w:history="1">
        <w:r w:rsidR="00E23A8E">
          <w:rPr>
            <w:noProof/>
          </w:rPr>
          <w:t>Farkas, 1994c</w:t>
        </w:r>
      </w:hyperlink>
      <w:r w:rsidR="00AB2A1C">
        <w:rPr>
          <w:noProof/>
        </w:rPr>
        <w:t>)</w:t>
      </w:r>
      <w:r w:rsidR="00020872">
        <w:fldChar w:fldCharType="end"/>
      </w:r>
      <w:r w:rsidR="00020872">
        <w:t xml:space="preserve"> However some researchers.  According to one method, the landmark is indicated on the subject by positioning a stylus, attached to an electromechanical system for determining the position of the stylus in space </w:t>
      </w:r>
      <w:r w:rsidR="00020872">
        <w:fldChar w:fldCharType="begin"/>
      </w:r>
      <w:r w:rsidR="00AB2A1C">
        <w:instrText xml:space="preserve"> ADDIN EN.CITE &lt;EndNote&gt;&lt;Cite&gt;&lt;Author&gt;Ferrario&lt;/Author&gt;&lt;Year&gt;2004&lt;/Year&gt;&lt;RecNum&gt;168&lt;/RecNum&gt;&lt;DisplayText&gt;(Ferrario et al., 2004)&lt;/DisplayText&gt;&lt;record&gt;&lt;rec-number&gt;168&lt;/rec-number&gt;&lt;foreign-keys&gt;&lt;key app="EN" db-id="adtx5xw0uarxaaepweyvx0twsvspp0s9f0ep" timestamp="1444951742"&gt;168&lt;/key&gt;&lt;/foreign-keys&gt;&lt;ref-type name="Journal Article"&gt;17&lt;/ref-type&gt;&lt;contributors&gt;&lt;authors&gt;&lt;author&gt;Ferrario, Virgilio F&lt;/author&gt;&lt;author&gt;Dellavia, Claudia&lt;/author&gt;&lt;author&gt;Zanotti, Gianfranco&lt;/author&gt;&lt;author&gt;Sforza, Chiarella&lt;/author&gt;&lt;/authors&gt;&lt;/contributors&gt;&lt;titles&gt;&lt;title&gt;Soft tissue facial anthropometry in Down syndrome subjects&lt;/title&gt;&lt;secondary-title&gt;Journal of Craniofacial Surgery&lt;/secondary-title&gt;&lt;/titles&gt;&lt;periodical&gt;&lt;full-title&gt;Journal of craniofacial surgery&lt;/full-title&gt;&lt;/periodical&gt;&lt;pages&gt;528-532&lt;/pages&gt;&lt;volume&gt;15&lt;/volume&gt;&lt;number&gt;3&lt;/number&gt;&lt;dates&gt;&lt;year&gt;2004&lt;/year&gt;&lt;/dates&gt;&lt;isbn&gt;1049-2275&lt;/isbn&gt;&lt;urls&gt;&lt;/urls&gt;&lt;/record&gt;&lt;/Cite&gt;&lt;/EndNote&gt;</w:instrText>
      </w:r>
      <w:r w:rsidR="00020872">
        <w:fldChar w:fldCharType="separate"/>
      </w:r>
      <w:r w:rsidR="00AB2A1C">
        <w:rPr>
          <w:noProof/>
        </w:rPr>
        <w:t>(</w:t>
      </w:r>
      <w:hyperlink w:anchor="_ENREF_54" w:tooltip="Ferrario, 2004 #168" w:history="1">
        <w:r w:rsidR="00E23A8E">
          <w:rPr>
            <w:noProof/>
          </w:rPr>
          <w:t>Ferrario et al., 2004</w:t>
        </w:r>
      </w:hyperlink>
      <w:r w:rsidR="00AB2A1C">
        <w:rPr>
          <w:noProof/>
        </w:rPr>
        <w:t>)</w:t>
      </w:r>
      <w:r w:rsidR="00020872">
        <w:fldChar w:fldCharType="end"/>
      </w:r>
      <w:r w:rsidR="00020872">
        <w:t xml:space="preserve">. According to another, all the landmarks are indicated by positioning a reflective marker at the landmark location on the subject, and a stereo-camera digitises the location of the points </w:t>
      </w:r>
      <w:r w:rsidR="00020872">
        <w:fldChar w:fldCharType="begin">
          <w:fldData xml:space="preserve">PEVuZE5vdGU+PENpdGU+PEF1dGhvcj5GZXJyYXJpbzwvQXV0aG9yPjxZZWFyPjE5OTg8L1llYXI+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==
</w:fldData>
        </w:fldChar>
      </w:r>
      <w:r w:rsidR="00AB2A1C">
        <w:instrText xml:space="preserve"> ADDIN EN.CITE </w:instrText>
      </w:r>
      <w:r w:rsidR="00AB2A1C">
        <w:fldChar w:fldCharType="begin">
          <w:fldData xml:space="preserve">PEVuZE5vdGU+PENpdGU+PEF1dGhvcj5GZXJyYXJpbzwvQXV0aG9yPjxZZWFyPjE5OTg8L1llYXI+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==
</w:fldData>
        </w:fldChar>
      </w:r>
      <w:r w:rsidR="00AB2A1C">
        <w:instrText xml:space="preserve"> ADDIN EN.CITE.DATA </w:instrText>
      </w:r>
      <w:r w:rsidR="00AB2A1C">
        <w:fldChar w:fldCharType="end"/>
      </w:r>
      <w:r w:rsidR="00020872">
        <w:fldChar w:fldCharType="separate"/>
      </w:r>
      <w:r w:rsidR="00AB2A1C">
        <w:rPr>
          <w:noProof/>
        </w:rPr>
        <w:t>(</w:t>
      </w:r>
      <w:hyperlink w:anchor="_ENREF_55" w:tooltip="Ferrario, 1998 #167" w:history="1">
        <w:r w:rsidR="00E23A8E">
          <w:rPr>
            <w:noProof/>
          </w:rPr>
          <w:t>Ferrario et al., 1998a</w:t>
        </w:r>
      </w:hyperlink>
      <w:r w:rsidR="00AB2A1C">
        <w:rPr>
          <w:noProof/>
        </w:rPr>
        <w:t xml:space="preserve">, </w:t>
      </w:r>
      <w:hyperlink w:anchor="_ENREF_54" w:tooltip="Ferrario, 2004 #168" w:history="1">
        <w:r w:rsidR="00E23A8E">
          <w:rPr>
            <w:noProof/>
          </w:rPr>
          <w:t>Ferrario et al., 2004</w:t>
        </w:r>
      </w:hyperlink>
      <w:r w:rsidR="00AB2A1C">
        <w:rPr>
          <w:noProof/>
        </w:rPr>
        <w:t>)</w:t>
      </w:r>
      <w:r w:rsidR="00020872">
        <w:fldChar w:fldCharType="end"/>
      </w:r>
      <w:r w:rsidR="00020872">
        <w:t>.</w:t>
      </w:r>
    </w:p>
    <w:p w14:paraId="12281C2C" w14:textId="33922C0A" w:rsidR="00E034AD" w:rsidRPr="00E034AD" w:rsidRDefault="007F466F" w:rsidP="00E034AD">
      <w:r>
        <w:t>Landmark indication and inter-landmark measurements can also be t</w:t>
      </w:r>
      <w:r w:rsidR="00E034AD">
        <w:t xml:space="preserve">aken, indirectly, on an image. </w:t>
      </w:r>
      <w:r w:rsidR="00E034AD" w:rsidRPr="00E034AD">
        <w:t>Imaging modalities include X-ray CT, MRI, 3D laser-scanning, 2D and 3D photography.</w:t>
      </w:r>
      <w:r w:rsidR="00E034AD">
        <w:t xml:space="preserve"> 3D photographs</w:t>
      </w:r>
      <w:r w:rsidR="00020872">
        <w:t xml:space="preserve"> capture a full 3D representation of the outer surface of the soft-tissue. </w:t>
      </w:r>
      <w:r w:rsidR="00E034AD" w:rsidRPr="00E034AD">
        <w:t>Direct methods present practical drawbacks, particularly for large-scale studies. They are time-consuming</w:t>
      </w:r>
      <w:r w:rsidR="00E034AD">
        <w:t>, they</w:t>
      </w:r>
      <w:r w:rsidR="00E034AD" w:rsidRPr="00E034AD">
        <w:t xml:space="preserve"> require the presence of both the clinician and a cooperative patient for the entirety of the acquisition </w:t>
      </w:r>
      <w:r w:rsidR="00E034AD" w:rsidRPr="00E034AD">
        <w:fldChar w:fldCharType="begin">
          <w:fldData xml:space="preserve">PEVuZE5vdGU+PENpdGU+PEF1dGhvcj5GYXJrYXM8L0F1dGhvcj48WWVhcj4xOTk2PC9ZZWFyPjxS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</w:fldData>
        </w:fldChar>
      </w:r>
      <w:r w:rsidR="00AB2A1C">
        <w:instrText xml:space="preserve"> ADDIN EN.CITE </w:instrText>
      </w:r>
      <w:r w:rsidR="00AB2A1C">
        <w:fldChar w:fldCharType="begin">
          <w:fldData xml:space="preserve">PEVuZE5vdGU+PENpdGU+PEF1dGhvcj5GYXJrYXM8L0F1dGhvcj48WWVhcj4xOTk2PC9ZZWFyPjxS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</w:fldData>
        </w:fldChar>
      </w:r>
      <w:r w:rsidR="00AB2A1C">
        <w:instrText xml:space="preserve"> ADDIN EN.CITE.DATA </w:instrText>
      </w:r>
      <w:r w:rsidR="00AB2A1C">
        <w:fldChar w:fldCharType="end"/>
      </w:r>
      <w:r w:rsidR="00E034AD" w:rsidRPr="00E034AD">
        <w:fldChar w:fldCharType="separate"/>
      </w:r>
      <w:r w:rsidR="00AB2A1C">
        <w:rPr>
          <w:noProof/>
        </w:rPr>
        <w:t>(</w:t>
      </w:r>
      <w:hyperlink w:anchor="_ENREF_48" w:tooltip="Farkas, 1996 #144" w:history="1">
        <w:r w:rsidR="00E23A8E">
          <w:rPr>
            <w:noProof/>
          </w:rPr>
          <w:t>Farkas, 1996</w:t>
        </w:r>
      </w:hyperlink>
      <w:r w:rsidR="00AB2A1C">
        <w:rPr>
          <w:noProof/>
        </w:rPr>
        <w:t xml:space="preserve">, </w:t>
      </w:r>
      <w:hyperlink w:anchor="_ENREF_49" w:tooltip="Farkas, 1996 #92" w:history="1">
        <w:r w:rsidR="00E23A8E">
          <w:rPr>
            <w:noProof/>
          </w:rPr>
          <w:t>Farkas and Deutsch, 1996</w:t>
        </w:r>
      </w:hyperlink>
      <w:r w:rsidR="00AB2A1C">
        <w:rPr>
          <w:noProof/>
        </w:rPr>
        <w:t xml:space="preserve">, </w:t>
      </w:r>
      <w:hyperlink w:anchor="_ENREF_76" w:tooltip="Hurwitz, 1999 #82" w:history="1">
        <w:r w:rsidR="00E23A8E">
          <w:rPr>
            <w:noProof/>
          </w:rPr>
          <w:t>Hurwitz et al., 1999</w:t>
        </w:r>
      </w:hyperlink>
      <w:r w:rsidR="00AB2A1C">
        <w:rPr>
          <w:noProof/>
        </w:rPr>
        <w:t xml:space="preserve">, </w:t>
      </w:r>
      <w:hyperlink w:anchor="_ENREF_135" w:tooltip="Weinberg, 2004 #81" w:history="1">
        <w:r w:rsidR="00E23A8E">
          <w:rPr>
            <w:noProof/>
          </w:rPr>
          <w:t>Weinberg et al., 2004</w:t>
        </w:r>
      </w:hyperlink>
      <w:r w:rsidR="00AB2A1C">
        <w:rPr>
          <w:noProof/>
        </w:rPr>
        <w:t xml:space="preserve">, </w:t>
      </w:r>
      <w:hyperlink w:anchor="_ENREF_13" w:tooltip="Aynechi, 2011 #175" w:history="1">
        <w:r w:rsidR="00E23A8E">
          <w:rPr>
            <w:noProof/>
          </w:rPr>
          <w:t>Aynechi et al., 2011</w:t>
        </w:r>
      </w:hyperlink>
      <w:r w:rsidR="00AB2A1C">
        <w:rPr>
          <w:noProof/>
        </w:rPr>
        <w:t>)</w:t>
      </w:r>
      <w:r w:rsidR="00E034AD" w:rsidRPr="00E034AD">
        <w:fldChar w:fldCharType="end"/>
      </w:r>
      <w:r w:rsidR="00E034AD" w:rsidRPr="00E034AD">
        <w:t xml:space="preserve">, which presents particular problems in studies involving infants or young children, and those with a developmental disability </w:t>
      </w:r>
      <w:r w:rsidR="00E034AD" w:rsidRPr="00E034AD">
        <w:fldChar w:fldCharType="begin"/>
      </w:r>
      <w:r w:rsidR="00AB2A1C">
        <w:instrText xml:space="preserve"> ADDIN EN.CITE &lt;EndNote&gt;&lt;Cite&gt;&lt;Author&gt;Aldridge&lt;/Author&gt;&lt;Year&gt;2005&lt;/Year&gt;&lt;RecNum&gt;8&lt;/RecNum&gt;&lt;DisplayText&gt;(Aldridge et al., 2005)&lt;/DisplayText&gt;&lt;record&gt;&lt;rec-number&gt;8&lt;/rec-number&gt;&lt;foreign-keys&gt;&lt;key app="EN" db-id="adtx5xw0uarxaaepweyvx0twsvspp0s9f0ep" timestamp="1409117936"&gt;8&lt;/key&gt;&lt;/foreign-keys&gt;&lt;ref-type name="Journal Article"&gt;17&lt;/ref-type&gt;&lt;contributors&gt;&lt;authors&gt;&lt;author&gt;Aldridge, K&lt;/author&gt;&lt;author&gt;Boyadjiev, S&lt;/author&gt;&lt;author&gt;Capone, G&lt;/author&gt;&lt;author&gt;DeLeon, V&lt;/author&gt;&lt;author&gt;Richtsmeier, J&lt;/author&gt;&lt;/authors&gt;&lt;/contributors&gt;&lt;titles&gt;&lt;title&gt;Precision and error of three-dimensional phenotypic measures acquired from 3dMD photgrammetric images&lt;/title&gt;&lt;secondary-title&gt;American Journal of Medical Genetics Part A&lt;/secondary-title&gt;&lt;/titles&gt;&lt;periodical&gt;&lt;full-title&gt;American Journal of Medical Genetics Part A&lt;/full-title&gt;&lt;/periodical&gt;&lt;pages&gt;247-253&lt;/pages&gt;&lt;volume&gt;138A&lt;/volume&gt;&lt;section&gt;247&lt;/section&gt;&lt;dates&gt;&lt;year&gt;2005&lt;/year&gt;&lt;/dates&gt;&lt;urls&gt;&lt;/urls&gt;&lt;/record&gt;&lt;/Cite&gt;&lt;/EndNote&gt;</w:instrText>
      </w:r>
      <w:r w:rsidR="00E034AD" w:rsidRPr="00E034AD">
        <w:fldChar w:fldCharType="separate"/>
      </w:r>
      <w:r w:rsidR="00AB2A1C">
        <w:rPr>
          <w:noProof/>
        </w:rPr>
        <w:t>(</w:t>
      </w:r>
      <w:hyperlink w:anchor="_ENREF_6" w:tooltip="Aldridge, 2005 #8" w:history="1">
        <w:r w:rsidR="00E23A8E">
          <w:rPr>
            <w:noProof/>
          </w:rPr>
          <w:t>Aldridge et al., 2005</w:t>
        </w:r>
      </w:hyperlink>
      <w:r w:rsidR="00AB2A1C">
        <w:rPr>
          <w:noProof/>
        </w:rPr>
        <w:t>)</w:t>
      </w:r>
      <w:r w:rsidR="00E034AD" w:rsidRPr="00E034AD">
        <w:fldChar w:fldCharType="end"/>
      </w:r>
      <w:r w:rsidR="00E034AD" w:rsidRPr="00E034AD">
        <w:t>.</w:t>
      </w:r>
      <w:r w:rsidR="00DC70F5">
        <w:t xml:space="preserve"> Additionally some measurements may be distorted due to manual compression of the soft tissue by the measuring instrument </w:t>
      </w:r>
      <w:r w:rsidR="00DC70F5">
        <w:fldChar w:fldCharType="begin">
          <w:fldData xml:space="preserve">PEVuZE5vdGU+PENpdGU+PEF1dGhvcj5GYXJrYXM8L0F1dGhvcj48WWVhcj4xOTk0PC9ZZWFyPjxS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</w:fldData>
        </w:fldChar>
      </w:r>
      <w:r w:rsidR="00AB2A1C">
        <w:instrText xml:space="preserve"> ADDIN EN.CITE </w:instrText>
      </w:r>
      <w:r w:rsidR="00AB2A1C">
        <w:fldChar w:fldCharType="begin">
          <w:fldData xml:space="preserve">PEVuZE5vdGU+PENpdGU+PEF1dGhvcj5GYXJrYXM8L0F1dGhvcj48WWVhcj4xOTk0PC9ZZWFyPjxS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</w:fldData>
        </w:fldChar>
      </w:r>
      <w:r w:rsidR="00AB2A1C">
        <w:instrText xml:space="preserve"> ADDIN EN.CITE.DATA </w:instrText>
      </w:r>
      <w:r w:rsidR="00AB2A1C">
        <w:fldChar w:fldCharType="end"/>
      </w:r>
      <w:r w:rsidR="00DC70F5">
        <w:fldChar w:fldCharType="separate"/>
      </w:r>
      <w:r w:rsidR="00AB2A1C">
        <w:rPr>
          <w:noProof/>
        </w:rPr>
        <w:t>(</w:t>
      </w:r>
      <w:hyperlink w:anchor="_ENREF_45" w:tooltip="Farkas, 1994 #173" w:history="1">
        <w:r w:rsidR="00E23A8E">
          <w:rPr>
            <w:noProof/>
          </w:rPr>
          <w:t>Farkas, 1994b</w:t>
        </w:r>
      </w:hyperlink>
      <w:r w:rsidR="00AB2A1C">
        <w:rPr>
          <w:noProof/>
        </w:rPr>
        <w:t xml:space="preserve">, </w:t>
      </w:r>
      <w:hyperlink w:anchor="_ENREF_48" w:tooltip="Farkas, 1996 #144" w:history="1">
        <w:r w:rsidR="00E23A8E">
          <w:rPr>
            <w:noProof/>
          </w:rPr>
          <w:t>Farkas, 1996</w:t>
        </w:r>
      </w:hyperlink>
      <w:r w:rsidR="00AB2A1C">
        <w:rPr>
          <w:noProof/>
        </w:rPr>
        <w:t xml:space="preserve">, </w:t>
      </w:r>
      <w:hyperlink w:anchor="_ENREF_133" w:tooltip="Weinberg, 2006 #87" w:history="1">
        <w:r w:rsidR="00E23A8E">
          <w:rPr>
            <w:noProof/>
          </w:rPr>
          <w:t>Weinberg et al., 2006</w:t>
        </w:r>
      </w:hyperlink>
      <w:r w:rsidR="00AB2A1C">
        <w:rPr>
          <w:noProof/>
        </w:rPr>
        <w:t>)</w:t>
      </w:r>
      <w:r w:rsidR="00DC70F5">
        <w:fldChar w:fldCharType="end"/>
      </w:r>
      <w:r w:rsidR="00DC70F5">
        <w:t>.</w:t>
      </w:r>
    </w:p>
    <w:p w14:paraId="27CD89E5" w14:textId="02148717" w:rsidR="00E034AD" w:rsidRDefault="00E034AD" w:rsidP="00E034AD">
      <w:pPr>
        <w:rPr>
          <w:rFonts w:cs="Times New Roman"/>
          <w:noProof/>
          <w:lang w:val="en-US"/>
        </w:rPr>
      </w:pPr>
      <w:r w:rsidRPr="00E034AD">
        <w:t>Indirect</w:t>
      </w:r>
      <w:r>
        <w:t xml:space="preserve"> image-based</w:t>
      </w:r>
      <w:r w:rsidRPr="00E034AD">
        <w:t xml:space="preserve"> methods are limited by the information in the image itself. </w:t>
      </w:r>
      <w:r>
        <w:t>2D photography, captures a 2D perspective projection of the surface, distorting measurements. 3D l</w:t>
      </w:r>
      <w:r w:rsidRPr="00E034AD">
        <w:t xml:space="preserve">aser scanners, 2D and 3D photography, for example, only capture the outer surface of the soft-tissue. The identification of certain landmarks, particularly those defined by the underlying bone-structure and/or requiring palpation, such as the gonion (the point of the mandibular angle), will be difficult </w:t>
      </w:r>
      <w:r w:rsidRPr="00E034AD">
        <w:rPr>
          <w:rFonts w:cs="Times New Roman"/>
          <w:noProof/>
          <w:lang w:val="en-US"/>
        </w:rPr>
        <w:fldChar w:fldCharType="begin">
          <w:fldData xml:space="preserve">PEVuZE5vdGU+PENpdGU+PEF1dGhvcj5XZWluYmVyZzwvQXV0aG9yPjxZZWFyPjIwMDQ8L1llYXI+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</w:fldData>
        </w:fldChar>
      </w:r>
      <w:r w:rsidR="00AB2A1C">
        <w:rPr>
          <w:rFonts w:cs="Times New Roman"/>
          <w:noProof/>
          <w:lang w:val="en-US"/>
        </w:rPr>
        <w:instrText xml:space="preserve"> ADDIN EN.CITE </w:instrText>
      </w:r>
      <w:r w:rsidR="00AB2A1C">
        <w:rPr>
          <w:rFonts w:cs="Times New Roman"/>
          <w:noProof/>
          <w:lang w:val="en-US"/>
        </w:rPr>
        <w:fldChar w:fldCharType="begin">
          <w:fldData xml:space="preserve">PEVuZE5vdGU+PENpdGU+PEF1dGhvcj5XZWluYmVyZzwvQXV0aG9yPjxZZWFyPjIwMDQ8L1llYXI+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</w:fldData>
        </w:fldChar>
      </w:r>
      <w:r w:rsidR="00AB2A1C">
        <w:rPr>
          <w:rFonts w:cs="Times New Roman"/>
          <w:noProof/>
          <w:lang w:val="en-US"/>
        </w:rPr>
        <w:instrText xml:space="preserve"> ADDIN EN.CITE.DATA </w:instrText>
      </w:r>
      <w:r w:rsidR="00AB2A1C">
        <w:rPr>
          <w:rFonts w:cs="Times New Roman"/>
          <w:noProof/>
          <w:lang w:val="en-US"/>
        </w:rPr>
      </w:r>
      <w:r w:rsidR="00AB2A1C">
        <w:rPr>
          <w:rFonts w:cs="Times New Roman"/>
          <w:noProof/>
          <w:lang w:val="en-US"/>
        </w:rPr>
        <w:fldChar w:fldCharType="end"/>
      </w:r>
      <w:r w:rsidRPr="00E034AD">
        <w:rPr>
          <w:rFonts w:cs="Times New Roman"/>
          <w:noProof/>
          <w:lang w:val="en-US"/>
        </w:rPr>
      </w:r>
      <w:r w:rsidRPr="00E034AD">
        <w:rPr>
          <w:rFonts w:cs="Times New Roman"/>
          <w:noProof/>
          <w:lang w:val="en-US"/>
        </w:rPr>
        <w:fldChar w:fldCharType="separate"/>
      </w:r>
      <w:r w:rsidR="00AB2A1C">
        <w:rPr>
          <w:rFonts w:cs="Times New Roman"/>
          <w:noProof/>
          <w:lang w:val="en-US"/>
        </w:rPr>
        <w:t>(</w:t>
      </w:r>
      <w:hyperlink w:anchor="_ENREF_135" w:tooltip="Weinberg, 2004 #81" w:history="1">
        <w:r w:rsidR="00E23A8E">
          <w:rPr>
            <w:rFonts w:cs="Times New Roman"/>
            <w:noProof/>
            <w:lang w:val="en-US"/>
          </w:rPr>
          <w:t>Weinberg et al., 2004</w:t>
        </w:r>
      </w:hyperlink>
      <w:r w:rsidR="00AB2A1C">
        <w:rPr>
          <w:rFonts w:cs="Times New Roman"/>
          <w:noProof/>
          <w:lang w:val="en-US"/>
        </w:rPr>
        <w:t xml:space="preserve">, </w:t>
      </w:r>
      <w:hyperlink w:anchor="_ENREF_6" w:tooltip="Aldridge, 2005 #8" w:history="1">
        <w:r w:rsidR="00E23A8E">
          <w:rPr>
            <w:rFonts w:cs="Times New Roman"/>
            <w:noProof/>
            <w:lang w:val="en-US"/>
          </w:rPr>
          <w:t>Aldridge et al., 2005</w:t>
        </w:r>
      </w:hyperlink>
      <w:r w:rsidR="00AB2A1C">
        <w:rPr>
          <w:rFonts w:cs="Times New Roman"/>
          <w:noProof/>
          <w:lang w:val="en-US"/>
        </w:rPr>
        <w:t xml:space="preserve">, </w:t>
      </w:r>
      <w:hyperlink w:anchor="_ENREF_132" w:tooltip="Weinberg, 2005 #85" w:history="1">
        <w:r w:rsidR="00E23A8E">
          <w:rPr>
            <w:rFonts w:cs="Times New Roman"/>
            <w:noProof/>
            <w:lang w:val="en-US"/>
          </w:rPr>
          <w:t>Weinberg and Kolar, 2005</w:t>
        </w:r>
      </w:hyperlink>
      <w:r w:rsidR="00AB2A1C">
        <w:rPr>
          <w:rFonts w:cs="Times New Roman"/>
          <w:noProof/>
          <w:lang w:val="en-US"/>
        </w:rPr>
        <w:t xml:space="preserve">, </w:t>
      </w:r>
      <w:hyperlink w:anchor="_ENREF_49" w:tooltip="Farkas, 1996 #92" w:history="1">
        <w:r w:rsidR="00E23A8E">
          <w:rPr>
            <w:rFonts w:cs="Times New Roman"/>
            <w:noProof/>
            <w:lang w:val="en-US"/>
          </w:rPr>
          <w:t>Farkas and Deutsch, 1996</w:t>
        </w:r>
      </w:hyperlink>
      <w:r w:rsidR="00AB2A1C">
        <w:rPr>
          <w:rFonts w:cs="Times New Roman"/>
          <w:noProof/>
          <w:lang w:val="en-US"/>
        </w:rPr>
        <w:t>)</w:t>
      </w:r>
      <w:r w:rsidRPr="00E034AD">
        <w:rPr>
          <w:rFonts w:cs="Times New Roman"/>
          <w:noProof/>
          <w:lang w:val="en-US"/>
        </w:rPr>
        <w:fldChar w:fldCharType="end"/>
      </w:r>
      <w:r w:rsidRPr="00E034AD">
        <w:rPr>
          <w:rFonts w:cs="Times New Roman"/>
          <w:noProof/>
          <w:lang w:val="en-US"/>
        </w:rPr>
        <w:t xml:space="preserve">. The converse problem applies to identifying soft-tissue landmarks from X-ray, CT  and MRI. </w:t>
      </w:r>
    </w:p>
    <w:p w14:paraId="0B4C360B" w14:textId="77777777" w:rsidR="00DC70F5" w:rsidRDefault="00DC70F5" w:rsidP="00DC70F5">
      <w:pPr>
        <w:pStyle w:val="EndNoteBibliography"/>
        <w:spacing w:before="0" w:after="160"/>
      </w:pPr>
    </w:p>
    <w:p w14:paraId="7676F6A9" w14:textId="5660E4C5" w:rsidR="008E6B6C" w:rsidRDefault="00620D3F" w:rsidP="00994D88">
      <w:pPr>
        <w:pStyle w:val="EndNoteBibliography"/>
        <w:spacing w:before="0" w:after="160"/>
      </w:pPr>
      <w:bookmarkStart w:id="2" w:name="_Hlk515397911"/>
      <w:r>
        <w:t>Both direct and indirect manual landmarking suffer from the problem of standardisation. As both require manual indication by an operator, both suffer from</w:t>
      </w:r>
      <w:r w:rsidR="00DC70F5">
        <w:t xml:space="preserve"> intra and inter-operator error </w:t>
      </w:r>
      <w:r w:rsidR="00DC70F5" w:rsidRPr="00DC70F5">
        <w:fldChar w:fldCharType="begin">
          <w:fldData xml:space="preserve">PEVuZE5vdGU+PENpdGU+PEF1dGhvcj5GYWdlcnR1bjwvQXV0aG9yPjxZZWFyPjIwMTQ8L1llYXI+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</w:fldData>
        </w:fldChar>
      </w:r>
      <w:r w:rsidR="00AB2A1C" w:rsidRPr="000A04BD">
        <w:instrText xml:space="preserve"> ADDIN EN.CITE </w:instrText>
      </w:r>
      <w:r w:rsidR="00AB2A1C" w:rsidRPr="000A04BD">
        <w:fldChar w:fldCharType="begin">
          <w:fldData xml:space="preserve">PEVuZE5vdGU+PENpdGU+PEF1dGhvcj5GYWdlcnR1bjwvQXV0aG9yPjxZZWFyPjIwMTQ8L1llYXI+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</w:fldData>
        </w:fldChar>
      </w:r>
      <w:r w:rsidR="00AB2A1C" w:rsidRPr="000A04BD">
        <w:instrText xml:space="preserve"> ADDIN EN.CITE.DATA </w:instrText>
      </w:r>
      <w:r w:rsidR="00AB2A1C" w:rsidRPr="000A04BD">
        <w:fldChar w:fldCharType="end"/>
      </w:r>
      <w:r w:rsidR="00DC70F5" w:rsidRPr="00DC70F5">
        <w:fldChar w:fldCharType="separate"/>
      </w:r>
      <w:r w:rsidR="00AB2A1C">
        <w:t>(</w:t>
      </w:r>
      <w:hyperlink w:anchor="_ENREF_43" w:tooltip="Fagertun, 2014 #174" w:history="1">
        <w:r w:rsidR="00E23A8E">
          <w:t>Fager</w:t>
        </w:r>
        <w:r w:rsidR="00E23A8E">
          <w:t>t</w:t>
        </w:r>
        <w:r w:rsidR="00E23A8E">
          <w:t>un et al., 2014</w:t>
        </w:r>
      </w:hyperlink>
      <w:r w:rsidR="00AB2A1C">
        <w:t xml:space="preserve">, </w:t>
      </w:r>
      <w:hyperlink w:anchor="_ENREF_127" w:tooltip="Toma, 2009 #177" w:history="1">
        <w:r w:rsidR="00E23A8E">
          <w:t>Toma et al., 2009</w:t>
        </w:r>
      </w:hyperlink>
      <w:r w:rsidR="00AB2A1C">
        <w:t xml:space="preserve">, </w:t>
      </w:r>
      <w:hyperlink w:anchor="_ENREF_135" w:tooltip="Weinberg, 2004 #81" w:history="1">
        <w:r w:rsidR="00E23A8E">
          <w:t xml:space="preserve">Weinberg et </w:t>
        </w:r>
        <w:r w:rsidR="00E23A8E">
          <w:t>a</w:t>
        </w:r>
        <w:r w:rsidR="00E23A8E">
          <w:t>l., 2004</w:t>
        </w:r>
      </w:hyperlink>
      <w:r w:rsidR="00AB2A1C">
        <w:t>)</w:t>
      </w:r>
      <w:r w:rsidR="00DC70F5" w:rsidRPr="00DC70F5">
        <w:fldChar w:fldCharType="end"/>
      </w:r>
      <w:r w:rsidR="00DC70F5">
        <w:t xml:space="preserve">. Consistency in data collection is essential for valid comparison of normative and patient measurements </w:t>
      </w:r>
      <w:r w:rsidR="00DC70F5">
        <w:fldChar w:fldCharType="begin">
          <w:fldData xml:space="preserve">PEVuZE5vdGU+PENpdGU+PEF1dGhvcj5GYXJrYXM8L0F1dGhvcj48WWVhcj4xOTk2PC9ZZWFyPjxS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</w:fldData>
        </w:fldChar>
      </w:r>
      <w:r w:rsidR="00AB2A1C">
        <w:instrText xml:space="preserve"> ADDIN EN.CITE </w:instrText>
      </w:r>
      <w:r w:rsidR="00AB2A1C">
        <w:fldChar w:fldCharType="begin">
          <w:fldData xml:space="preserve">PEVuZE5vdGU+PENpdGU+PEF1dGhvcj5GYXJrYXM8L0F1dGhvcj48WWVhcj4xOTk2PC9ZZWFyPjxS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</w:fldData>
        </w:fldChar>
      </w:r>
      <w:r w:rsidR="00AB2A1C">
        <w:instrText xml:space="preserve"> ADDIN EN.CITE.DATA </w:instrText>
      </w:r>
      <w:r w:rsidR="00AB2A1C">
        <w:fldChar w:fldCharType="end"/>
      </w:r>
      <w:r w:rsidR="00DC70F5">
        <w:fldChar w:fldCharType="separate"/>
      </w:r>
      <w:r w:rsidR="00AB2A1C">
        <w:t>(</w:t>
      </w:r>
      <w:hyperlink w:anchor="_ENREF_49" w:tooltip="Farkas, 1996 #92" w:history="1">
        <w:r w:rsidR="00E23A8E">
          <w:t>Farkas and Deutsch, 1996</w:t>
        </w:r>
      </w:hyperlink>
      <w:r w:rsidR="00AB2A1C">
        <w:t xml:space="preserve">, </w:t>
      </w:r>
      <w:hyperlink w:anchor="_ENREF_132" w:tooltip="Weinberg, 2005 #85" w:history="1">
        <w:r w:rsidR="00E23A8E">
          <w:t>Weinberg and Kolar, 2005</w:t>
        </w:r>
      </w:hyperlink>
      <w:r w:rsidR="00AB2A1C">
        <w:t>)</w:t>
      </w:r>
      <w:r w:rsidR="00DC70F5">
        <w:fldChar w:fldCharType="end"/>
      </w:r>
      <w:r w:rsidR="00994D88">
        <w:t xml:space="preserve">, making a fully automated landmarking procedure that could be implemented, at both stages valuable for both research and clinical practice. </w:t>
      </w:r>
    </w:p>
    <w:bookmarkEnd w:id="2"/>
    <w:p w14:paraId="4B2EFEC2" w14:textId="1A28231C" w:rsidR="009A7EA4" w:rsidRDefault="00994D88" w:rsidP="009A7EA4">
      <w:pPr>
        <w:rPr>
          <w:lang w:val="en-US"/>
        </w:rPr>
      </w:pPr>
      <w:r>
        <w:t>One approach to automatic landmarking</w:t>
      </w:r>
      <w:r w:rsidR="009A7EA4">
        <w:t>, and the related issue of automatic image segmentation,</w:t>
      </w:r>
      <w:r>
        <w:t xml:space="preserve"> is to define ad hoc heuristics or “rules of thumb” for identifying certain landmarks</w:t>
      </w:r>
      <w:r w:rsidR="009A7EA4" w:rsidRPr="009A7EA4">
        <w:rPr>
          <w:lang w:val="en-US"/>
        </w:rPr>
        <w:t xml:space="preserve"> </w:t>
      </w:r>
      <w:r w:rsidR="009A7EA4">
        <w:rPr>
          <w:lang w:val="en-US"/>
        </w:rPr>
        <w:t>that</w:t>
      </w:r>
      <w:r w:rsidR="009A7EA4" w:rsidRPr="009A7EA4">
        <w:rPr>
          <w:lang w:val="en-US"/>
        </w:rPr>
        <w:t xml:space="preserve"> exploit a priori knowledge about the landmark/region or the relationship between the landmark and other image elements. This knowledge guides the algorithm in the form of heuristics for finding the particular region/landmark,</w:t>
      </w:r>
      <w:r>
        <w:t xml:space="preserve"> Much work has been done in this area, primarily for identifying landmarks, or regions of i</w:t>
      </w:r>
      <w:r w:rsidR="009A7EA4">
        <w:t xml:space="preserve">nterest on cephalograms </w:t>
      </w:r>
      <w:r w:rsidR="009A7EA4">
        <w:rPr>
          <w:lang w:val="en-US"/>
        </w:rPr>
        <w:lastRenderedPageBreak/>
        <w:fldChar w:fldCharType="begin">
          <w:fldData xml:space="preserve">PEVuZE5vdGU+PENpdGU+PEF1dGhvcj5QYXJ0aGFzYXJhdGh5PC9BdXRob3I+PFllYXI+MTk4OTwv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</w:fldData>
        </w:fldChar>
      </w:r>
      <w:r w:rsidR="00AB2A1C">
        <w:rPr>
          <w:lang w:val="en-US"/>
        </w:rPr>
        <w:instrText xml:space="preserve"> ADDIN EN.CITE </w:instrText>
      </w:r>
      <w:r w:rsidR="00AB2A1C">
        <w:rPr>
          <w:lang w:val="en-US"/>
        </w:rPr>
        <w:fldChar w:fldCharType="begin">
          <w:fldData xml:space="preserve">PEVuZE5vdGU+PENpdGU+PEF1dGhvcj5QYXJ0aGFzYXJhdGh5PC9BdXRob3I+PFllYXI+MTk4OTwv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</w:fldData>
        </w:fldChar>
      </w:r>
      <w:r w:rsidR="00AB2A1C">
        <w:rPr>
          <w:lang w:val="en-US"/>
        </w:rPr>
        <w:instrText xml:space="preserve"> ADDIN EN.CITE.DATA </w:instrText>
      </w:r>
      <w:r w:rsidR="00AB2A1C">
        <w:rPr>
          <w:lang w:val="en-US"/>
        </w:rPr>
      </w:r>
      <w:r w:rsidR="00AB2A1C">
        <w:rPr>
          <w:lang w:val="en-US"/>
        </w:rPr>
        <w:fldChar w:fldCharType="end"/>
      </w:r>
      <w:r w:rsidR="009A7EA4">
        <w:rPr>
          <w:lang w:val="en-US"/>
        </w:rPr>
      </w:r>
      <w:r w:rsidR="009A7EA4">
        <w:rPr>
          <w:lang w:val="en-US"/>
        </w:rPr>
        <w:fldChar w:fldCharType="separate"/>
      </w:r>
      <w:r w:rsidR="00AB2A1C">
        <w:rPr>
          <w:noProof/>
          <w:lang w:val="en-US"/>
        </w:rPr>
        <w:t>(</w:t>
      </w:r>
      <w:hyperlink w:anchor="_ENREF_113" w:tooltip="Parthasarathy, 1989 #180" w:history="1">
        <w:r w:rsidR="00E23A8E">
          <w:rPr>
            <w:noProof/>
            <w:lang w:val="en-US"/>
          </w:rPr>
          <w:t>Parthasarathy et al., 1989</w:t>
        </w:r>
      </w:hyperlink>
      <w:r w:rsidR="00AB2A1C">
        <w:rPr>
          <w:noProof/>
          <w:lang w:val="en-US"/>
        </w:rPr>
        <w:t xml:space="preserve">, </w:t>
      </w:r>
      <w:hyperlink w:anchor="_ENREF_92" w:tooltip="Levy-Mandel, 1986 #114" w:history="1">
        <w:r w:rsidR="00E23A8E">
          <w:rPr>
            <w:noProof/>
            <w:lang w:val="en-US"/>
          </w:rPr>
          <w:t>Levy-Mandel et al., 1986</w:t>
        </w:r>
      </w:hyperlink>
      <w:r w:rsidR="00AB2A1C">
        <w:rPr>
          <w:noProof/>
          <w:lang w:val="en-US"/>
        </w:rPr>
        <w:t xml:space="preserve">, </w:t>
      </w:r>
      <w:hyperlink w:anchor="_ENREF_58" w:tooltip="Forsyth, 1996 #181" w:history="1">
        <w:r w:rsidR="00E23A8E">
          <w:rPr>
            <w:noProof/>
            <w:lang w:val="en-US"/>
          </w:rPr>
          <w:t>Forsyth and Davis, 1996</w:t>
        </w:r>
      </w:hyperlink>
      <w:r w:rsidR="00AB2A1C">
        <w:rPr>
          <w:noProof/>
          <w:lang w:val="en-US"/>
        </w:rPr>
        <w:t xml:space="preserve">, </w:t>
      </w:r>
      <w:hyperlink w:anchor="_ENREF_128" w:tooltip="Tong, 1989 #182" w:history="1">
        <w:r w:rsidR="00E23A8E">
          <w:rPr>
            <w:noProof/>
            <w:lang w:val="en-US"/>
          </w:rPr>
          <w:t>Tong et al., 1989</w:t>
        </w:r>
      </w:hyperlink>
      <w:r w:rsidR="00AB2A1C">
        <w:rPr>
          <w:noProof/>
          <w:lang w:val="en-US"/>
        </w:rPr>
        <w:t xml:space="preserve">, </w:t>
      </w:r>
      <w:hyperlink w:anchor="_ENREF_115" w:tooltip="Ren, 1998 #183" w:history="1">
        <w:r w:rsidR="00E23A8E">
          <w:rPr>
            <w:noProof/>
            <w:lang w:val="en-US"/>
          </w:rPr>
          <w:t>Ren et al., 1998</w:t>
        </w:r>
      </w:hyperlink>
      <w:r w:rsidR="00AB2A1C">
        <w:rPr>
          <w:noProof/>
          <w:lang w:val="en-US"/>
        </w:rPr>
        <w:t>)</w:t>
      </w:r>
      <w:r w:rsidR="009A7EA4">
        <w:rPr>
          <w:lang w:val="en-US"/>
        </w:rPr>
        <w:fldChar w:fldCharType="end"/>
      </w:r>
      <w:r w:rsidR="009A7EA4">
        <w:t xml:space="preserve"> and on 2D images of faces</w:t>
      </w:r>
      <w:r w:rsidR="009A7EA4">
        <w:rPr>
          <w:lang w:val="en-US"/>
        </w:rPr>
        <w:t xml:space="preserve">: for example, algorithms for locating pupil </w:t>
      </w:r>
      <w:proofErr w:type="spellStart"/>
      <w:r w:rsidR="009A7EA4">
        <w:rPr>
          <w:lang w:val="en-US"/>
        </w:rPr>
        <w:t>centre</w:t>
      </w:r>
      <w:proofErr w:type="spellEnd"/>
      <w:r w:rsidR="009A7EA4">
        <w:rPr>
          <w:lang w:val="en-US"/>
        </w:rPr>
        <w:t xml:space="preserve"> </w:t>
      </w:r>
      <w:r w:rsidR="009A7EA4">
        <w:rPr>
          <w:lang w:val="en-US"/>
        </w:rPr>
        <w:fldChar w:fldCharType="begin"/>
      </w:r>
      <w:r w:rsidR="00AB2A1C">
        <w:rPr>
          <w:lang w:val="en-US"/>
        </w:rPr>
        <w:instrText xml:space="preserve"> ADDIN EN.CITE &lt;EndNote&gt;&lt;Cite&gt;&lt;Author&gt;Zhu&lt;/Author&gt;&lt;Year&gt;1999&lt;/Year&gt;&lt;RecNum&gt;120&lt;/RecNum&gt;&lt;DisplayText&gt;(Zhu et al., 1999)&lt;/DisplayText&gt;&lt;record&gt;&lt;rec-number&gt;120&lt;/rec-number&gt;&lt;foreign-keys&gt;&lt;key app="EN" db-id="adtx5xw0uarxaaepweyvx0twsvspp0s9f0ep" timestamp="1444275069"&gt;120&lt;/key&gt;&lt;/foreign-keys&gt;&lt;ref-type name="Journal Article"&gt;17&lt;/ref-type&gt;&lt;contributors&gt;&lt;authors&gt;&lt;author&gt;Zhu, Danjie&lt;/author&gt;&lt;author&gt;Moore, Steven T&lt;/author&gt;&lt;author&gt;Raphan, Theodore&lt;/author&gt;&lt;/authors&gt;&lt;/contributors&gt;&lt;titles&gt;&lt;title&gt;Robust pupil center detection using a curvature algorithm&lt;/title&gt;&lt;secondary-title&gt;Computer methods and programs in biomedicine&lt;/secondary-title&gt;&lt;/titles&gt;&lt;periodical&gt;&lt;full-title&gt;Computer methods and programs in biomedicine&lt;/full-title&gt;&lt;/periodical&gt;&lt;pages&gt;145-157&lt;/pages&gt;&lt;volume&gt;59&lt;/volume&gt;&lt;number&gt;3&lt;/number&gt;&lt;dates&gt;&lt;year&gt;1999&lt;/year&gt;&lt;/dates&gt;&lt;isbn&gt;0169-2607&lt;/isbn&gt;&lt;urls&gt;&lt;/urls&gt;&lt;/record&gt;&lt;/Cite&gt;&lt;/EndNote&gt;</w:instrText>
      </w:r>
      <w:r w:rsidR="009A7EA4">
        <w:rPr>
          <w:lang w:val="en-US"/>
        </w:rPr>
        <w:fldChar w:fldCharType="separate"/>
      </w:r>
      <w:r w:rsidR="00AB2A1C">
        <w:rPr>
          <w:noProof/>
          <w:lang w:val="en-US"/>
        </w:rPr>
        <w:t>(</w:t>
      </w:r>
      <w:hyperlink w:anchor="_ENREF_142" w:tooltip="Zhu, 1999 #120" w:history="1">
        <w:r w:rsidR="00E23A8E">
          <w:rPr>
            <w:noProof/>
            <w:lang w:val="en-US"/>
          </w:rPr>
          <w:t>Zhu et al., 1999</w:t>
        </w:r>
      </w:hyperlink>
      <w:r w:rsidR="00AB2A1C">
        <w:rPr>
          <w:noProof/>
          <w:lang w:val="en-US"/>
        </w:rPr>
        <w:t>)</w:t>
      </w:r>
      <w:r w:rsidR="009A7EA4">
        <w:rPr>
          <w:lang w:val="en-US"/>
        </w:rPr>
        <w:fldChar w:fldCharType="end"/>
      </w:r>
      <w:r w:rsidR="009A7EA4">
        <w:rPr>
          <w:lang w:val="en-US"/>
        </w:rPr>
        <w:t xml:space="preserve">, outer-lip contour </w:t>
      </w:r>
      <w:r w:rsidR="009A7EA4">
        <w:rPr>
          <w:lang w:val="en-US"/>
        </w:rPr>
        <w:fldChar w:fldCharType="begin"/>
      </w:r>
      <w:r w:rsidR="00AB2A1C">
        <w:rPr>
          <w:lang w:val="en-US"/>
        </w:rPr>
        <w:instrText xml:space="preserve"> ADDIN EN.CITE &lt;EndNote&gt;&lt;Cite&gt;&lt;Author&gt;Yokogawa&lt;/Author&gt;&lt;Year&gt;2007&lt;/Year&gt;&lt;RecNum&gt;178&lt;/RecNum&gt;&lt;DisplayText&gt;(Yokogawa et al., 2007)&lt;/DisplayText&gt;&lt;record&gt;&lt;rec-number&gt;178&lt;/rec-number&gt;&lt;foreign-keys&gt;&lt;key app="EN" db-id="adtx5xw0uarxaaepweyvx0twsvspp0s9f0ep" timestamp="1445308016"&gt;178&lt;/key&gt;&lt;/foreign-keys&gt;&lt;ref-type name="Journal Article"&gt;17&lt;/ref-type&gt;&lt;contributors&gt;&lt;authors&gt;&lt;author&gt;Yokogawa, Yujin&lt;/author&gt;&lt;author&gt;Funabiki, Nobuo&lt;/author&gt;&lt;author&gt;Higashino, Teruo&lt;/author&gt;&lt;author&gt;Oda, Masashi&lt;/author&gt;&lt;author&gt;Mori, Yoshihide&lt;/author&gt;&lt;/authors&gt;&lt;/contributors&gt;&lt;titles&gt;&lt;title&gt;A proposal of improved lip contour extraction method using deformable template matching and its application to dental treatment&lt;/title&gt;&lt;secondary-title&gt;Systems and Computers in Japan&lt;/secondary-title&gt;&lt;/titles&gt;&lt;periodical&gt;&lt;full-title&gt;Systems and Computers in Japan&lt;/full-title&gt;&lt;/periodical&gt;&lt;pages&gt;80-89&lt;/pages&gt;&lt;volume&gt;38&lt;/volume&gt;&lt;number&gt;5&lt;/number&gt;&lt;dates&gt;&lt;year&gt;2007&lt;/year&gt;&lt;/dates&gt;&lt;isbn&gt;1520-684X&lt;/isbn&gt;&lt;urls&gt;&lt;/urls&gt;&lt;/record&gt;&lt;/Cite&gt;&lt;/EndNote&gt;</w:instrText>
      </w:r>
      <w:r w:rsidR="009A7EA4">
        <w:rPr>
          <w:lang w:val="en-US"/>
        </w:rPr>
        <w:fldChar w:fldCharType="separate"/>
      </w:r>
      <w:r w:rsidR="00AB2A1C">
        <w:rPr>
          <w:noProof/>
          <w:lang w:val="en-US"/>
        </w:rPr>
        <w:t>(</w:t>
      </w:r>
      <w:hyperlink w:anchor="_ENREF_138" w:tooltip="Yokogawa, 2007 #178" w:history="1">
        <w:r w:rsidR="00E23A8E">
          <w:rPr>
            <w:noProof/>
            <w:lang w:val="en-US"/>
          </w:rPr>
          <w:t>Yokogawa et al., 2007</w:t>
        </w:r>
      </w:hyperlink>
      <w:r w:rsidR="00AB2A1C">
        <w:rPr>
          <w:noProof/>
          <w:lang w:val="en-US"/>
        </w:rPr>
        <w:t>)</w:t>
      </w:r>
      <w:r w:rsidR="009A7EA4">
        <w:rPr>
          <w:lang w:val="en-US"/>
        </w:rPr>
        <w:fldChar w:fldCharType="end"/>
      </w:r>
      <w:r w:rsidR="009A7EA4">
        <w:rPr>
          <w:lang w:val="en-US"/>
        </w:rPr>
        <w:t xml:space="preserve">, the palpebral fissure </w:t>
      </w:r>
      <w:r w:rsidR="009A7EA4">
        <w:rPr>
          <w:lang w:val="en-US"/>
        </w:rPr>
        <w:fldChar w:fldCharType="begin"/>
      </w:r>
      <w:r w:rsidR="00AB2A1C">
        <w:rPr>
          <w:lang w:val="en-US"/>
        </w:rPr>
        <w:instrText xml:space="preserve"> ADDIN EN.CITE &lt;EndNote&gt;&lt;Cite&gt;&lt;Author&gt;Souza&lt;/Author&gt;&lt;Year&gt;2000&lt;/Year&gt;&lt;RecNum&gt;119&lt;/RecNum&gt;&lt;DisplayText&gt;(Souza et al., 2000)&lt;/DisplayText&gt;&lt;record&gt;&lt;rec-number&gt;119&lt;/rec-number&gt;&lt;foreign-keys&gt;&lt;key app="EN" db-id="adtx5xw0uarxaaepweyvx0twsvspp0s9f0ep" timestamp="1444275059"&gt;119&lt;/key&gt;&lt;/foreign-keys&gt;&lt;ref-type name="Journal Article"&gt;17&lt;/ref-type&gt;&lt;contributors&gt;&lt;authors&gt;&lt;author&gt;Souza, André Domingor Aruajo&lt;/author&gt;&lt;author&gt;Ruiz, Evandro Eduardo Seron&lt;/author&gt;&lt;author&gt;Cruz, Antonio Augurto Velasco&lt;/author&gt;&lt;/authors&gt;&lt;/contributors&gt;&lt;titles&gt;&lt;title&gt;Palpebral fissure morphology segmentation measurement using image processing&lt;/title&gt;&lt;secondary-title&gt;Engineering in Medicine and Biology Magazine, IEEE&lt;/secondary-title&gt;&lt;/titles&gt;&lt;periodical&gt;&lt;full-title&gt;Engineering in Medicine and Biology Magazine, IEEE&lt;/full-title&gt;&lt;/periodical&gt;&lt;pages&gt;114-119&lt;/pages&gt;&lt;volume&gt;19&lt;/volume&gt;&lt;number&gt;1&lt;/number&gt;&lt;keywords&gt;&lt;keyword&gt;Automatic landmark detection&lt;/keyword&gt;&lt;/keywords&gt;&lt;dates&gt;&lt;year&gt;2000&lt;/year&gt;&lt;/dates&gt;&lt;isbn&gt;0739-5175&lt;/isbn&gt;&lt;urls&gt;&lt;/urls&gt;&lt;/record&gt;&lt;/Cite&gt;&lt;/EndNote&gt;</w:instrText>
      </w:r>
      <w:r w:rsidR="009A7EA4">
        <w:rPr>
          <w:lang w:val="en-US"/>
        </w:rPr>
        <w:fldChar w:fldCharType="separate"/>
      </w:r>
      <w:r w:rsidR="00AB2A1C">
        <w:rPr>
          <w:noProof/>
          <w:lang w:val="en-US"/>
        </w:rPr>
        <w:t>(</w:t>
      </w:r>
      <w:hyperlink w:anchor="_ENREF_125" w:tooltip="Souza, 2000 #119" w:history="1">
        <w:r w:rsidR="00E23A8E">
          <w:rPr>
            <w:noProof/>
            <w:lang w:val="en-US"/>
          </w:rPr>
          <w:t>Souza et al., 2000</w:t>
        </w:r>
      </w:hyperlink>
      <w:r w:rsidR="00AB2A1C">
        <w:rPr>
          <w:noProof/>
          <w:lang w:val="en-US"/>
        </w:rPr>
        <w:t>)</w:t>
      </w:r>
      <w:r w:rsidR="009A7EA4">
        <w:rPr>
          <w:lang w:val="en-US"/>
        </w:rPr>
        <w:fldChar w:fldCharType="end"/>
      </w:r>
      <w:r w:rsidR="009A7EA4">
        <w:rPr>
          <w:lang w:val="en-US"/>
        </w:rPr>
        <w:t xml:space="preserve"> and the outer contour of the eyes </w:t>
      </w:r>
      <w:r w:rsidR="009A7EA4">
        <w:rPr>
          <w:lang w:val="en-US"/>
        </w:rPr>
        <w:fldChar w:fldCharType="begin"/>
      </w:r>
      <w:r w:rsidR="00AB2A1C">
        <w:rPr>
          <w:lang w:val="en-US"/>
        </w:rPr>
        <w:instrText xml:space="preserve"> ADDIN EN.CITE &lt;EndNote&gt;&lt;Cite&gt;&lt;Author&gt;Douglas&lt;/Author&gt;&lt;Year&gt;2003&lt;/Year&gt;&lt;RecNum&gt;88&lt;/RecNum&gt;&lt;DisplayText&gt;(Douglas et al., 2003)&lt;/DisplayText&gt;&lt;record&gt;&lt;rec-number&gt;88&lt;/rec-number&gt;&lt;foreign-keys&gt;&lt;key app="EN" db-id="adtx5xw0uarxaaepweyvx0twsvspp0s9f0ep" timestamp="1444007212"&gt;88&lt;/key&gt;&lt;/foreign-keys&gt;&lt;ref-type name="Journal Article"&gt;17&lt;/ref-type&gt;&lt;contributors&gt;&lt;authors&gt;&lt;author&gt;Douglas, T. S.&lt;/author&gt;&lt;author&gt;Martinez, F.&lt;/author&gt;&lt;author&gt;Meintjes, E. M.&lt;/author&gt;&lt;author&gt;Vaughan, C. L.&lt;/author&gt;&lt;author&gt;Viljoen, D. L.&lt;/author&gt;&lt;/authors&gt;&lt;/contributors&gt;&lt;auth-address&gt;MRC/UCT Medical Imaging Research Unit, Department of Human Biology, University of Cape Town, South Africa. tdouglas@cormack.uct.ac.za&lt;/auth-address&gt;&lt;titles&gt;&lt;title&gt;Eye feature extraction for diagnosing the facial phenotype associated with fetal alcohol syndrome&lt;/title&gt;&lt;secondary-title&gt;Medical and Biological Engineering and Computation&lt;/secondary-title&gt;&lt;alt-title&gt;Medical &amp;amp; biological engineering &amp;amp; computing&lt;/alt-title&gt;&lt;/titles&gt;&lt;alt-periodical&gt;&lt;full-title&gt;Med Biol Eng Comput&lt;/full-title&gt;&lt;abbr-1&gt;Medical &amp;amp; biological engineering &amp;amp; computing&lt;/abbr-1&gt;&lt;/alt-periodical&gt;&lt;pages&gt;101-6&lt;/pages&gt;&lt;volume&gt;41&lt;/volume&gt;&lt;number&gt;1&lt;/number&gt;&lt;keywords&gt;&lt;keyword&gt;Algorithms&lt;/keyword&gt;&lt;keyword&gt;Anthropometry/methods&lt;/keyword&gt;&lt;keyword&gt;Child&lt;/keyword&gt;&lt;keyword&gt;Eye/*pathology&lt;/keyword&gt;&lt;keyword&gt;*Facies&lt;/keyword&gt;&lt;keyword&gt;Female&lt;/keyword&gt;&lt;keyword&gt;Fetal Alcohol Spectrum Disorders/*diagnosis&lt;/keyword&gt;&lt;keyword&gt;Humans&lt;/keyword&gt;&lt;keyword&gt;Phenotype&lt;/keyword&gt;&lt;keyword&gt;Photogrammetry/*methods&lt;/keyword&gt;&lt;keyword&gt;Pregnancy&lt;/keyword&gt;&lt;keyword&gt;Automatic landmark detection&lt;/keyword&gt;&lt;/keywords&gt;&lt;dates&gt;&lt;year&gt;2003&lt;/year&gt;&lt;pub-dates&gt;&lt;date&gt;Jan&lt;/date&gt;&lt;/pub-dates&gt;&lt;/dates&gt;&lt;isbn&gt;0140-0118 (Print)&amp;#xD;0140-0118 (Linking)&lt;/isbn&gt;&lt;accession-num&gt;12572754&lt;/accession-num&gt;&lt;urls&gt;&lt;related-urls&gt;&lt;url&gt;http://www.ncbi.nlm.nih.gov/pubmed/12572754&lt;/url&gt;&lt;/related-urls&gt;&lt;/urls&gt;&lt;/record&gt;&lt;/Cite&gt;&lt;/EndNote&gt;</w:instrText>
      </w:r>
      <w:r w:rsidR="009A7EA4">
        <w:rPr>
          <w:lang w:val="en-US"/>
        </w:rPr>
        <w:fldChar w:fldCharType="separate"/>
      </w:r>
      <w:r w:rsidR="00AB2A1C">
        <w:rPr>
          <w:noProof/>
          <w:lang w:val="en-US"/>
        </w:rPr>
        <w:t>(</w:t>
      </w:r>
      <w:hyperlink w:anchor="_ENREF_37" w:tooltip="Douglas, 2003 #88" w:history="1">
        <w:r w:rsidR="00E23A8E">
          <w:rPr>
            <w:noProof/>
            <w:lang w:val="en-US"/>
          </w:rPr>
          <w:t>Douglas et al., 2003</w:t>
        </w:r>
      </w:hyperlink>
      <w:r w:rsidR="00AB2A1C">
        <w:rPr>
          <w:noProof/>
          <w:lang w:val="en-US"/>
        </w:rPr>
        <w:t>)</w:t>
      </w:r>
      <w:r w:rsidR="009A7EA4">
        <w:rPr>
          <w:lang w:val="en-US"/>
        </w:rPr>
        <w:fldChar w:fldCharType="end"/>
      </w:r>
      <w:r w:rsidR="009A7EA4">
        <w:rPr>
          <w:lang w:val="en-US"/>
        </w:rPr>
        <w:t>.</w:t>
      </w:r>
      <w:r w:rsidR="009A7EA4" w:rsidRPr="009A7EA4">
        <w:rPr>
          <w:lang w:val="en-US"/>
        </w:rPr>
        <w:t xml:space="preserve"> The algorithms themselves are multifarious, and their details are not particularly relevant. </w:t>
      </w:r>
      <w:r w:rsidR="009A7EA4">
        <w:rPr>
          <w:lang w:val="en-US"/>
        </w:rPr>
        <w:t xml:space="preserve">They all share the common problem </w:t>
      </w:r>
      <w:r w:rsidR="009A7EA4" w:rsidRPr="009A7EA4">
        <w:rPr>
          <w:lang w:val="en-US"/>
        </w:rPr>
        <w:t xml:space="preserve">that for each landmark a set of rules for </w:t>
      </w:r>
      <w:r w:rsidR="009A7EA4">
        <w:rPr>
          <w:lang w:val="en-US"/>
        </w:rPr>
        <w:t>finding it needs to be defined, w</w:t>
      </w:r>
      <w:r w:rsidR="00BF0BD5">
        <w:rPr>
          <w:lang w:val="en-US"/>
        </w:rPr>
        <w:t xml:space="preserve">hich is laborious and likely </w:t>
      </w:r>
      <w:r w:rsidR="009A7EA4">
        <w:rPr>
          <w:lang w:val="en-US"/>
        </w:rPr>
        <w:t xml:space="preserve">error-prone. </w:t>
      </w:r>
      <w:r w:rsidR="007E307F">
        <w:rPr>
          <w:lang w:val="en-US"/>
        </w:rPr>
        <w:t>An exception is the “spatial spectroscopy” approach,</w:t>
      </w:r>
      <w:r w:rsidR="00FE1454" w:rsidRPr="00FE1454">
        <w:rPr>
          <w:lang w:val="en-US"/>
        </w:rPr>
        <w:t xml:space="preserve"> </w:t>
      </w:r>
      <w:r w:rsidR="00FE1454">
        <w:rPr>
          <w:lang w:val="en-US"/>
        </w:rPr>
        <w:fldChar w:fldCharType="begin">
          <w:fldData xml:space="preserve">PEVuZE5vdGU+PENpdGU+PEF1dGhvcj5SdWRvbHBoPC9BdXRob3I+PFllYXI+MTk5NzwvWWVhcj48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</w:fldData>
        </w:fldChar>
      </w:r>
      <w:r w:rsidR="00AB2A1C">
        <w:rPr>
          <w:lang w:val="en-US"/>
        </w:rPr>
        <w:instrText xml:space="preserve"> ADDIN EN.CITE </w:instrText>
      </w:r>
      <w:r w:rsidR="00AB2A1C">
        <w:rPr>
          <w:lang w:val="en-US"/>
        </w:rPr>
        <w:fldChar w:fldCharType="begin">
          <w:fldData xml:space="preserve">PEVuZE5vdGU+PENpdGU+PEF1dGhvcj5SdWRvbHBoPC9BdXRob3I+PFllYXI+MTk5NzwvWWVhcj48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</w:fldData>
        </w:fldChar>
      </w:r>
      <w:r w:rsidR="00AB2A1C">
        <w:rPr>
          <w:lang w:val="en-US"/>
        </w:rPr>
        <w:instrText xml:space="preserve"> ADDIN EN.CITE.DATA </w:instrText>
      </w:r>
      <w:r w:rsidR="00AB2A1C">
        <w:rPr>
          <w:lang w:val="en-US"/>
        </w:rPr>
      </w:r>
      <w:r w:rsidR="00AB2A1C">
        <w:rPr>
          <w:lang w:val="en-US"/>
        </w:rPr>
        <w:fldChar w:fldCharType="end"/>
      </w:r>
      <w:r w:rsidR="00FE1454">
        <w:rPr>
          <w:lang w:val="en-US"/>
        </w:rPr>
      </w:r>
      <w:r w:rsidR="00FE1454">
        <w:rPr>
          <w:lang w:val="en-US"/>
        </w:rPr>
        <w:fldChar w:fldCharType="separate"/>
      </w:r>
      <w:r w:rsidR="00AB2A1C">
        <w:rPr>
          <w:noProof/>
          <w:lang w:val="en-US"/>
        </w:rPr>
        <w:t>(</w:t>
      </w:r>
      <w:hyperlink w:anchor="_ENREF_121" w:tooltip="Rudolph, 1997 #125" w:history="1">
        <w:r w:rsidR="00E23A8E">
          <w:rPr>
            <w:noProof/>
            <w:lang w:val="en-US"/>
          </w:rPr>
          <w:t>Rudolph et al., 1997</w:t>
        </w:r>
      </w:hyperlink>
      <w:r w:rsidR="00AB2A1C">
        <w:rPr>
          <w:noProof/>
          <w:lang w:val="en-US"/>
        </w:rPr>
        <w:t xml:space="preserve">, </w:t>
      </w:r>
      <w:hyperlink w:anchor="_ENREF_120" w:tooltip="Rudolph, 1998 #115" w:history="1">
        <w:r w:rsidR="00E23A8E">
          <w:rPr>
            <w:noProof/>
            <w:lang w:val="en-US"/>
          </w:rPr>
          <w:t>Rudolph et al., 1998</w:t>
        </w:r>
      </w:hyperlink>
      <w:r w:rsidR="00AB2A1C">
        <w:rPr>
          <w:noProof/>
          <w:lang w:val="en-US"/>
        </w:rPr>
        <w:t>)</w:t>
      </w:r>
      <w:r w:rsidR="00FE1454">
        <w:rPr>
          <w:lang w:val="en-US"/>
        </w:rPr>
        <w:fldChar w:fldCharType="end"/>
      </w:r>
      <w:r w:rsidR="007E307F">
        <w:rPr>
          <w:lang w:val="en-US"/>
        </w:rPr>
        <w:t xml:space="preserve"> however this relies on 2D pixel intensity in cephalograms and is not applicable to 3D images which is the concern of this thesis. </w:t>
      </w:r>
      <w:r w:rsidR="00F9535D" w:rsidRPr="00F9535D">
        <w:rPr>
          <w:highlight w:val="yellow"/>
          <w:lang w:val="en-US"/>
        </w:rPr>
        <w:t xml:space="preserve">Add </w:t>
      </w:r>
      <w:r w:rsidR="00F9535D">
        <w:rPr>
          <w:highlight w:val="yellow"/>
          <w:lang w:val="en-US"/>
        </w:rPr>
        <w:t>new pap</w:t>
      </w:r>
      <w:r w:rsidR="00F9535D" w:rsidRPr="00F9535D">
        <w:rPr>
          <w:highlight w:val="yellow"/>
          <w:lang w:val="en-US"/>
        </w:rPr>
        <w:t>e</w:t>
      </w:r>
      <w:r w:rsidR="00F9535D" w:rsidRPr="002B52E2">
        <w:rPr>
          <w:highlight w:val="yellow"/>
          <w:lang w:val="en-US"/>
        </w:rPr>
        <w:t>r</w:t>
      </w:r>
      <w:r w:rsidR="001735BE">
        <w:rPr>
          <w:highlight w:val="yellow"/>
          <w:lang w:val="en-US"/>
        </w:rPr>
        <w:t xml:space="preserve"> in “reliability”</w:t>
      </w:r>
      <w:r w:rsidR="002B52E2" w:rsidRPr="002B52E2">
        <w:rPr>
          <w:highlight w:val="yellow"/>
          <w:lang w:val="en-US"/>
        </w:rPr>
        <w:t>, also Liang 20</w:t>
      </w:r>
      <w:r w:rsidR="002B52E2" w:rsidRPr="00A236DB">
        <w:rPr>
          <w:highlight w:val="yellow"/>
          <w:lang w:val="en-US"/>
        </w:rPr>
        <w:t>13</w:t>
      </w:r>
      <w:r w:rsidR="00A236DB" w:rsidRPr="00A236DB">
        <w:rPr>
          <w:highlight w:val="yellow"/>
          <w:lang w:val="en-US"/>
        </w:rPr>
        <w:t xml:space="preserve">, </w:t>
      </w:r>
      <w:proofErr w:type="spellStart"/>
      <w:r w:rsidR="00A236DB" w:rsidRPr="00A236DB">
        <w:rPr>
          <w:highlight w:val="yellow"/>
          <w:lang w:val="en-US"/>
        </w:rPr>
        <w:t>Sukno</w:t>
      </w:r>
      <w:proofErr w:type="spellEnd"/>
      <w:r w:rsidR="00A236DB" w:rsidRPr="00A236DB">
        <w:rPr>
          <w:highlight w:val="yellow"/>
          <w:lang w:val="en-US"/>
        </w:rPr>
        <w:t xml:space="preserve"> 2012</w:t>
      </w:r>
    </w:p>
    <w:p w14:paraId="211EA188" w14:textId="0F595D7F" w:rsidR="00FE1454" w:rsidRDefault="00FE1454" w:rsidP="009A7EA4">
      <w:bookmarkStart w:id="3" w:name="_Hlk515398038"/>
      <w:r>
        <w:rPr>
          <w:lang w:val="en-US"/>
        </w:rPr>
        <w:t xml:space="preserve">Full 3D image-registration or </w:t>
      </w:r>
      <w:r w:rsidRPr="00FE1454">
        <w:rPr>
          <w:i/>
          <w:lang w:val="en-US"/>
        </w:rPr>
        <w:t>quasi-landmark mapping</w:t>
      </w:r>
      <w:r>
        <w:rPr>
          <w:lang w:val="en-US"/>
        </w:rPr>
        <w:t xml:space="preserve"> provides a solution to the problem of automatic landmarking that does not rely on ad hoc heuristics and is applicable to 3D images. </w:t>
      </w:r>
      <w:bookmarkEnd w:id="3"/>
      <w:r>
        <w:rPr>
          <w:lang w:val="en-US"/>
        </w:rPr>
        <w:t>A 3D image is derived from several three-dimensional photographs taken simultaneously. Each camera, positioned around the subject project</w:t>
      </w:r>
      <w:ins w:id="4" w:author="Tony Penington" w:date="2016-01-30T15:47:00Z">
        <w:r w:rsidR="00B1385D">
          <w:rPr>
            <w:lang w:val="en-US"/>
          </w:rPr>
          <w:t>s</w:t>
        </w:r>
      </w:ins>
      <w:r>
        <w:rPr>
          <w:lang w:val="en-US"/>
        </w:rPr>
        <w:t xml:space="preserve"> identical arrays of black and white speckles onto the facial surface. From the positional differences in corresponding speckles in the separate 2D images, it is possible to reconstruct the three-dimensional location of each point as it lands on the subject. This is similar to the way in which the brain can construct a perception of depth from two images, taken from different angles in a three-dimensional movie. These points comprise a three-dimensional point-cloud. That is each point has an x, y and z co-ordinate (i.e. a position in three-dimensional space). Simple triangulation of the points is then performed to join the points closest to each other. This defines a representation of the three-dimensional surface as an irregular polygon with triangular facets, referred to as a “</w:t>
      </w:r>
      <w:r w:rsidRPr="00FE1454">
        <w:t xml:space="preserve">mesh” (see </w:t>
      </w:r>
      <w:r w:rsidRPr="00FE1454">
        <w:fldChar w:fldCharType="begin"/>
      </w:r>
      <w:r w:rsidRPr="00FE1454">
        <w:instrText xml:space="preserve"> REF _Ref433204507 \h </w:instrText>
      </w:r>
      <w:r>
        <w:instrText xml:space="preserve"> \* MERGEFORMAT </w:instrText>
      </w:r>
      <w:r w:rsidRPr="00FE1454">
        <w:fldChar w:fldCharType="separate"/>
      </w:r>
      <w:r w:rsidR="006439E2" w:rsidRPr="006439E2">
        <w:t>Figure 2.3</w:t>
      </w:r>
      <w:r w:rsidRPr="00FE1454">
        <w:fldChar w:fldCharType="end"/>
      </w:r>
      <w:r w:rsidRPr="00FE1454">
        <w:t>).</w:t>
      </w:r>
      <w:r w:rsidR="00B16926">
        <w:t xml:space="preserve"> The points are referred to as “nodes” or “vertices”. Each vertex has a number associated with it in the image file, but these do not bear any reliable relationship to the anatomy of the surface. E.g. vertex 400 could be the tip of the nose in one image and somewhere on the cheek in another. </w:t>
      </w:r>
    </w:p>
    <w:p w14:paraId="658DF581" w14:textId="002F9746" w:rsidR="00FE1454" w:rsidRDefault="00FE1454" w:rsidP="00B16926">
      <w:bookmarkStart w:id="5" w:name="_Hlk515398028"/>
      <w:r>
        <w:t>Image registration defines a mapping of the vertices from one</w:t>
      </w:r>
      <w:r w:rsidR="001F7C8B">
        <w:t xml:space="preserve"> (template)</w:t>
      </w:r>
      <w:r w:rsidR="00B16926">
        <w:t xml:space="preserve"> </w:t>
      </w:r>
      <w:r>
        <w:t>image onto their corresponding location</w:t>
      </w:r>
      <w:r w:rsidR="00B16926">
        <w:t>s on another.</w:t>
      </w:r>
      <w:r w:rsidR="001F7C8B">
        <w:t xml:space="preserve"> </w:t>
      </w:r>
      <w:r w:rsidR="00B16926">
        <w:t>This is equivalent to warping the template into the shape of the face being mapped</w:t>
      </w:r>
      <w:r w:rsidR="003C578B">
        <w:t xml:space="preserve">. There exist several algorithms for so doing </w:t>
      </w:r>
      <w:r w:rsidR="003C578B">
        <w:fldChar w:fldCharType="begin">
          <w:fldData xml:space="preserve">PEVuZE5vdGU+PENpdGU+PEF1dGhvcj5BbmRyZXNlbjwvQXV0aG9yPjxZZWFyPjIwMDE8L1llYXI+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</w:fldData>
        </w:fldChar>
      </w:r>
      <w:r w:rsidR="00AB2A1C" w:rsidRPr="000A04BD">
        <w:instrText xml:space="preserve"> ADDIN EN.CITE </w:instrText>
      </w:r>
      <w:r w:rsidR="00AB2A1C" w:rsidRPr="000A04BD">
        <w:fldChar w:fldCharType="begin">
          <w:fldData xml:space="preserve">PEVuZE5vdGU+PENpdGU+PEF1dGhvcj5BbmRyZXNlbjwvQXV0aG9yPjxZZWFyPjIwMDE8L1llYXI+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</w:fldData>
        </w:fldChar>
      </w:r>
      <w:r w:rsidR="00AB2A1C" w:rsidRPr="000A04BD">
        <w:instrText xml:space="preserve"> ADDIN EN.CITE.DATA </w:instrText>
      </w:r>
      <w:r w:rsidR="00AB2A1C" w:rsidRPr="000A04BD">
        <w:fldChar w:fldCharType="end"/>
      </w:r>
      <w:r w:rsidR="003C578B">
        <w:fldChar w:fldCharType="separate"/>
      </w:r>
      <w:r w:rsidR="00AB2A1C">
        <w:rPr>
          <w:noProof/>
        </w:rPr>
        <w:t xml:space="preserve">(e.g. </w:t>
      </w:r>
      <w:hyperlink w:anchor="_ENREF_12" w:tooltip="Andresen, 2001 #62" w:history="1">
        <w:r w:rsidR="00E23A8E">
          <w:rPr>
            <w:noProof/>
          </w:rPr>
          <w:t>Andresen and Nielsen, 2001</w:t>
        </w:r>
      </w:hyperlink>
      <w:r w:rsidR="00AB2A1C">
        <w:rPr>
          <w:noProof/>
        </w:rPr>
        <w:t xml:space="preserve">, </w:t>
      </w:r>
      <w:hyperlink w:anchor="_ENREF_124" w:tooltip="Snyders, 2014 #313" w:history="1">
        <w:r w:rsidR="00E23A8E">
          <w:rPr>
            <w:noProof/>
          </w:rPr>
          <w:t>Snyders et al., 2014</w:t>
        </w:r>
      </w:hyperlink>
      <w:r w:rsidR="00AB2A1C">
        <w:rPr>
          <w:noProof/>
        </w:rPr>
        <w:t xml:space="preserve">, </w:t>
      </w:r>
      <w:hyperlink w:anchor="_ENREF_31" w:tooltip="Claes, 2012 #18" w:history="1">
        <w:r w:rsidR="00E23A8E">
          <w:rPr>
            <w:noProof/>
          </w:rPr>
          <w:t>Claes et al., 2012b</w:t>
        </w:r>
      </w:hyperlink>
      <w:r w:rsidR="00AB2A1C">
        <w:rPr>
          <w:noProof/>
        </w:rPr>
        <w:t xml:space="preserve">, </w:t>
      </w:r>
      <w:hyperlink w:anchor="_ENREF_78" w:tooltip="Hutton, 2003 #54" w:history="1">
        <w:r w:rsidR="00E23A8E">
          <w:rPr>
            <w:noProof/>
          </w:rPr>
          <w:t>Hutton et al., 2003a</w:t>
        </w:r>
      </w:hyperlink>
      <w:r w:rsidR="00AB2A1C">
        <w:rPr>
          <w:noProof/>
        </w:rPr>
        <w:t>)</w:t>
      </w:r>
      <w:r w:rsidR="003C578B">
        <w:fldChar w:fldCharType="end"/>
      </w:r>
      <w:r w:rsidR="00B16926">
        <w:t>. The locations of the vertices are then the locations of the corresponding points on the mapped image. The result is an image of the same shape as the original image but its vertex indices and connectivity structure are in correspondence with the template (</w:t>
      </w:r>
      <w:r w:rsidR="00B16926" w:rsidRPr="00B16926">
        <w:t xml:space="preserve">see </w:t>
      </w:r>
      <w:r w:rsidR="00B16926" w:rsidRPr="00B16926">
        <w:fldChar w:fldCharType="begin"/>
      </w:r>
      <w:r w:rsidR="00B16926" w:rsidRPr="00B16926">
        <w:instrText xml:space="preserve"> REF _Ref433282455 \h  \* MERGEFORMAT </w:instrText>
      </w:r>
      <w:r w:rsidR="00B16926" w:rsidRPr="00B16926">
        <w:fldChar w:fldCharType="separate"/>
      </w:r>
      <w:r w:rsidR="006439E2" w:rsidRPr="006439E2">
        <w:t>Figure 2.4</w:t>
      </w:r>
      <w:r w:rsidR="00B16926" w:rsidRPr="00B16926">
        <w:fldChar w:fldCharType="end"/>
      </w:r>
      <w:r w:rsidR="00B16926">
        <w:t xml:space="preserve">). </w:t>
      </w:r>
      <w:r w:rsidR="00B16926" w:rsidRPr="00B16926">
        <w:t xml:space="preserve"> These</w:t>
      </w:r>
      <w:r w:rsidR="00B16926">
        <w:t xml:space="preserve"> mapped points are called quasi-landmarks because any given point may or may not have a well-defined biological meaning. </w:t>
      </w:r>
      <w:r w:rsidR="001F7C8B">
        <w:t>The exact properties of the template image are not important, but in general an average face of some population is used, with regularly spaced points.</w:t>
      </w:r>
    </w:p>
    <w:bookmarkEnd w:id="5"/>
    <w:p w14:paraId="424BA823" w14:textId="389F930F" w:rsidR="003C578B" w:rsidRDefault="003C578B" w:rsidP="00B16926">
      <w:r>
        <w:t xml:space="preserve">Once this full correspondence is established for any (anatomical) landmark </w:t>
      </w:r>
      <w:proofErr w:type="gramStart"/>
      <w:r>
        <w:t>subsequently  indicated</w:t>
      </w:r>
      <w:proofErr w:type="gramEnd"/>
      <w:r>
        <w:t xml:space="preserve"> on the template, the corresponding location on the mapped image is also defined. If the indicat</w:t>
      </w:r>
      <w:r w:rsidR="001F7C8B">
        <w:t xml:space="preserve">ed landmark is on a vertex then the corresponding location on the mapped image is the equivalent vertex. </w:t>
      </w:r>
      <w:r>
        <w:t>If it is not</w:t>
      </w:r>
      <w:r w:rsidR="001F7C8B">
        <w:t>,</w:t>
      </w:r>
      <w:r>
        <w:t xml:space="preserve"> the correspondence is still defined by finding the correspond</w:t>
      </w:r>
      <w:r w:rsidR="001F7C8B">
        <w:t>ing triangular facet on which the indicated landmark</w:t>
      </w:r>
      <w:r>
        <w:t xml:space="preserve"> lies and its corresponding position within that triangle, relative to its three vertices. </w:t>
      </w:r>
    </w:p>
    <w:p w14:paraId="06FBAF93" w14:textId="295F8069" w:rsidR="003C578B" w:rsidRDefault="003C578B" w:rsidP="003C578B">
      <w:pPr>
        <w:jc w:val="center"/>
      </w:pPr>
      <w:r w:rsidRPr="003C578B">
        <w:rPr>
          <w:highlight w:val="yellow"/>
        </w:rPr>
        <w:t>[Illustration]</w:t>
      </w:r>
    </w:p>
    <w:p w14:paraId="697DE7AD" w14:textId="1E0FBBD2" w:rsidR="003C578B" w:rsidRDefault="003C578B" w:rsidP="003C578B">
      <w:r>
        <w:lastRenderedPageBreak/>
        <w:t>This approach</w:t>
      </w:r>
      <w:r w:rsidR="00E93649">
        <w:t xml:space="preserve"> has been used in some studies </w:t>
      </w:r>
      <w:r w:rsidR="00E93649">
        <w:fldChar w:fldCharType="begin">
          <w:fldData xml:space="preserve">PEVuZE5vdGU+PENpdGU+PEF1dGhvcj5DbGFlczwvQXV0aG9yPjxZZWFyPjIwMTQ8L1llYXI+PFJl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</w:fldData>
        </w:fldChar>
      </w:r>
      <w:r w:rsidR="00AB2A1C">
        <w:instrText xml:space="preserve"> ADDIN EN.CITE </w:instrText>
      </w:r>
      <w:r w:rsidR="00AB2A1C">
        <w:fldChar w:fldCharType="begin">
          <w:fldData xml:space="preserve">PEVuZE5vdGU+PENpdGU+PEF1dGhvcj5DbGFlczwvQXV0aG9yPjxZZWFyPjIwMTQ8L1llYXI+PFJl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</w:fldData>
        </w:fldChar>
      </w:r>
      <w:r w:rsidR="00AB2A1C">
        <w:instrText xml:space="preserve"> ADDIN EN.CITE.DATA </w:instrText>
      </w:r>
      <w:r w:rsidR="00AB2A1C">
        <w:fldChar w:fldCharType="end"/>
      </w:r>
      <w:r w:rsidR="00E93649">
        <w:fldChar w:fldCharType="separate"/>
      </w:r>
      <w:r w:rsidR="00AB2A1C">
        <w:rPr>
          <w:noProof/>
        </w:rPr>
        <w:t>(</w:t>
      </w:r>
      <w:hyperlink w:anchor="_ENREF_30" w:tooltip="Claes, 2014 #17" w:history="1">
        <w:r w:rsidR="00E23A8E">
          <w:rPr>
            <w:noProof/>
          </w:rPr>
          <w:t>Claes et al., 2014</w:t>
        </w:r>
      </w:hyperlink>
      <w:r w:rsidR="00AB2A1C">
        <w:rPr>
          <w:noProof/>
        </w:rPr>
        <w:t xml:space="preserve">, </w:t>
      </w:r>
      <w:hyperlink w:anchor="_ENREF_131" w:tooltip="Wei, 2011 #328" w:history="1">
        <w:r w:rsidR="00E23A8E">
          <w:rPr>
            <w:noProof/>
          </w:rPr>
          <w:t>Wei et al., 2011</w:t>
        </w:r>
      </w:hyperlink>
      <w:r w:rsidR="00AB2A1C">
        <w:rPr>
          <w:noProof/>
        </w:rPr>
        <w:t>)</w:t>
      </w:r>
      <w:r w:rsidR="00E93649">
        <w:fldChar w:fldCharType="end"/>
      </w:r>
      <w:r w:rsidR="00E93649">
        <w:t>, but</w:t>
      </w:r>
      <w:r w:rsidR="001F7C8B">
        <w:t xml:space="preserve"> its full potential has not yet been exploited</w:t>
      </w:r>
      <w:r w:rsidR="00E93649">
        <w:t xml:space="preserve">. Although it provides the potential for a fully consistent automatic landmarking protocol that can be applied, both to the collection of measurement norms and to subsequent patient assessments, no such norms exist and the protocol is not available in a user-friendly format. </w:t>
      </w:r>
    </w:p>
    <w:p w14:paraId="44EB9751" w14:textId="125D73AA" w:rsidR="000E408D" w:rsidRDefault="002522E5" w:rsidP="000E408D">
      <w:pPr>
        <w:pStyle w:val="Heading2"/>
        <w:rPr>
          <w:lang w:val="en-US"/>
        </w:rPr>
      </w:pPr>
      <w:bookmarkStart w:id="6" w:name="_Ref441320876"/>
      <w:r>
        <w:rPr>
          <w:lang w:val="en-US"/>
        </w:rPr>
        <w:t>anthropometry and</w:t>
      </w:r>
      <w:r w:rsidR="000E408D">
        <w:rPr>
          <w:lang w:val="en-US"/>
        </w:rPr>
        <w:t xml:space="preserve"> morphometrics</w:t>
      </w:r>
      <w:bookmarkEnd w:id="6"/>
      <w:r w:rsidR="000E408D">
        <w:rPr>
          <w:lang w:val="en-US"/>
        </w:rPr>
        <w:t xml:space="preserve"> </w:t>
      </w:r>
    </w:p>
    <w:p w14:paraId="4EBF84BB" w14:textId="51E50D90" w:rsidR="00FC2F85" w:rsidRDefault="00FC2F85" w:rsidP="00FC2F85">
      <w:r>
        <w:t xml:space="preserve">The twin fields of morphometrics and anthropometry concern the quantification of anatomy. Although, strictly speaking “anthropometry” can refer to the collection of other human bio-information </w:t>
      </w:r>
      <w:r>
        <w:fldChar w:fldCharType="begin">
          <w:fldData xml:space="preserve">PEVuZE5vdGU+PENpdGU+PEF1dGhvcj5kZSBPbmlzPC9BdXRob3I+PFllYXI+MjAwNDwvWWVhcj48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</w:fldData>
        </w:fldChar>
      </w:r>
      <w:r w:rsidR="00AB2A1C">
        <w:instrText xml:space="preserve"> ADDIN EN.CITE </w:instrText>
      </w:r>
      <w:r w:rsidR="00AB2A1C">
        <w:fldChar w:fldCharType="begin">
          <w:fldData xml:space="preserve">PEVuZE5vdGU+PENpdGU+PEF1dGhvcj5kZSBPbmlzPC9BdXRob3I+PFllYXI+MjAwNDwvWWVhcj48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</w:fldData>
        </w:fldChar>
      </w:r>
      <w:r w:rsidR="00AB2A1C">
        <w:instrText xml:space="preserve"> ADDIN EN.CITE.DATA </w:instrText>
      </w:r>
      <w:r w:rsidR="00AB2A1C">
        <w:fldChar w:fldCharType="end"/>
      </w:r>
      <w:r>
        <w:fldChar w:fldCharType="separate"/>
      </w:r>
      <w:r w:rsidR="00AB2A1C">
        <w:rPr>
          <w:noProof/>
        </w:rPr>
        <w:t>(</w:t>
      </w:r>
      <w:hyperlink w:anchor="_ENREF_35" w:tooltip="de Onis, 2004 #281" w:history="1">
        <w:r w:rsidR="00E23A8E">
          <w:rPr>
            <w:noProof/>
          </w:rPr>
          <w:t>e.g. weight and height; de Onis et al., 2004</w:t>
        </w:r>
      </w:hyperlink>
      <w:r w:rsidR="00AB2A1C">
        <w:rPr>
          <w:noProof/>
        </w:rPr>
        <w:t>)</w:t>
      </w:r>
      <w:r>
        <w:fldChar w:fldCharType="end"/>
      </w:r>
      <w:r>
        <w:t xml:space="preserve">, we use the term here to refer more particularly to the craniofacial anthropometry exemplified by the work of Leslie Farkas </w:t>
      </w:r>
      <w:r>
        <w:fldChar w:fldCharType="begin">
          <w:fldData xml:space="preserve">PEVuZE5vdGU+PENpdGU+PEF1dGhvcj5GYXJrYXM8L0F1dGhvcj48WWVhcj4xOTk0PC9ZZWFyPjxS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==
</w:fldData>
        </w:fldChar>
      </w:r>
      <w:r w:rsidR="00AB2A1C">
        <w:instrText xml:space="preserve"> ADDIN EN.CITE </w:instrText>
      </w:r>
      <w:r w:rsidR="00AB2A1C">
        <w:fldChar w:fldCharType="begin">
          <w:fldData xml:space="preserve">PEVuZE5vdGU+PENpdGU+PEF1dGhvcj5GYXJrYXM8L0F1dGhvcj48WWVhcj4xOTk0PC9ZZWFyPjxS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==
</w:fldData>
        </w:fldChar>
      </w:r>
      <w:r w:rsidR="00AB2A1C">
        <w:instrText xml:space="preserve"> ADDIN EN.CITE.DATA </w:instrText>
      </w:r>
      <w:r w:rsidR="00AB2A1C">
        <w:fldChar w:fldCharType="end"/>
      </w:r>
      <w:r>
        <w:fldChar w:fldCharType="separate"/>
      </w:r>
      <w:r w:rsidR="00AB2A1C">
        <w:rPr>
          <w:noProof/>
        </w:rPr>
        <w:t>(</w:t>
      </w:r>
      <w:hyperlink w:anchor="_ENREF_44" w:tooltip="Farkas, 1994 #1" w:history="1">
        <w:r w:rsidR="00E23A8E">
          <w:rPr>
            <w:noProof/>
          </w:rPr>
          <w:t>Farkas, 1994a</w:t>
        </w:r>
      </w:hyperlink>
      <w:r w:rsidR="00AB2A1C">
        <w:rPr>
          <w:noProof/>
        </w:rPr>
        <w:t xml:space="preserve">, </w:t>
      </w:r>
      <w:hyperlink w:anchor="_ENREF_49" w:tooltip="Farkas, 1996 #92" w:history="1">
        <w:r w:rsidR="00E23A8E">
          <w:rPr>
            <w:noProof/>
          </w:rPr>
          <w:t>Farkas and Deutsch, 1996</w:t>
        </w:r>
      </w:hyperlink>
      <w:r w:rsidR="00AB2A1C">
        <w:rPr>
          <w:noProof/>
        </w:rPr>
        <w:t>)</w:t>
      </w:r>
      <w:r>
        <w:fldChar w:fldCharType="end"/>
      </w:r>
      <w:r>
        <w:t xml:space="preserve">. The terms are occasionally treated as though they were interchangeable </w:t>
      </w:r>
      <w:r>
        <w:fldChar w:fldCharType="begin"/>
      </w:r>
      <w:r w:rsidR="00AB2A1C">
        <w:instrText xml:space="preserve"> ADDIN EN.CITE &lt;EndNote&gt;&lt;Cite&gt;&lt;Author&gt;Farkas&lt;/Author&gt;&lt;Year&gt;1992&lt;/Year&gt;&lt;RecNum&gt;145&lt;/RecNum&gt;&lt;Prefix&gt;e.g. &lt;/Prefix&gt;&lt;DisplayText&gt;(e.g. Farkas et al., 1992)&lt;/DisplayText&gt;&lt;record&gt;&lt;rec-number&gt;145&lt;/rec-number&gt;&lt;foreign-keys&gt;&lt;key app="EN" db-id="adtx5xw0uarxaaepweyvx0twsvspp0s9f0ep" timestamp="1444691481"&gt;145&lt;/key&gt;&lt;/foreign-keys&gt;&lt;ref-type name="Journal Article"&gt;17&lt;/ref-type&gt;&lt;contributors&gt;&lt;authors&gt;&lt;author&gt;Farkas, Leslie G&lt;/author&gt;&lt;author&gt;Posnick, Jeffrey C&lt;/author&gt;&lt;author&gt;Hreczko, Tania M&lt;/author&gt;&lt;author&gt;Pron, Gaylene E&lt;/author&gt;&lt;/authors&gt;&lt;/contributors&gt;&lt;titles&gt;&lt;title&gt;Growth patterns of the nasolabial region: a morphometric study&lt;/title&gt;&lt;secondary-title&gt;The Cleft Palate-Craniofacial Journal&lt;/secondary-title&gt;&lt;/titles&gt;&lt;periodical&gt;&lt;full-title&gt;The Cleft Palate-Craniofacial Journal&lt;/full-title&gt;&lt;/periodical&gt;&lt;pages&gt;318-324&lt;/pages&gt;&lt;volume&gt;29&lt;/volume&gt;&lt;number&gt;4&lt;/number&gt;&lt;dates&gt;&lt;year&gt;1992&lt;/year&gt;&lt;/dates&gt;&lt;isbn&gt;1545-1569&lt;/isbn&gt;&lt;urls&gt;&lt;/urls&gt;&lt;/record&gt;&lt;/Cite&gt;&lt;/EndNote&gt;</w:instrText>
      </w:r>
      <w:r>
        <w:fldChar w:fldCharType="separate"/>
      </w:r>
      <w:r w:rsidR="00AB2A1C">
        <w:rPr>
          <w:noProof/>
        </w:rPr>
        <w:t>(</w:t>
      </w:r>
      <w:hyperlink w:anchor="_ENREF_52" w:tooltip="Farkas, 1992 #145" w:history="1">
        <w:r w:rsidR="00E23A8E">
          <w:rPr>
            <w:noProof/>
          </w:rPr>
          <w:t>e.g. Farkas et al., 1992</w:t>
        </w:r>
      </w:hyperlink>
      <w:r w:rsidR="00AB2A1C">
        <w:rPr>
          <w:noProof/>
        </w:rPr>
        <w:t>)</w:t>
      </w:r>
      <w:r>
        <w:fldChar w:fldCharType="end"/>
      </w:r>
      <w:r>
        <w:t xml:space="preserve">. </w:t>
      </w:r>
      <w:proofErr w:type="gramStart"/>
      <w:r>
        <w:t>However</w:t>
      </w:r>
      <w:proofErr w:type="gramEnd"/>
      <w:r>
        <w:t xml:space="preserve"> in their most frequent usage, the fields differ primarily in the sophistication of the analyses used, which is a product of their different origins and aims.</w:t>
      </w:r>
    </w:p>
    <w:p w14:paraId="2453EA67" w14:textId="61DB2E14" w:rsidR="00FC2F85" w:rsidRDefault="00FC2F85" w:rsidP="00FC2F85">
      <w:r>
        <w:t xml:space="preserve">Craniofacial anthropometry uses as its primary units, linear distances or angles between anatomical landmarks or relative proportions thereof. Much of the work of anthropometry has been the standardisation of measurement protocol and the construction of large normative databases of these measurements in normal </w:t>
      </w:r>
      <w:r>
        <w:fldChar w:fldCharType="begin">
          <w:fldData xml:space="preserve">PEVuZE5vdGU+PENpdGU+PEF1dGhvcj5GYXJrYXM8L0F1dGhvcj48WWVhcj4yMDAzPC9ZZWFyPjxS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</w:fldData>
        </w:fldChar>
      </w:r>
      <w:r w:rsidR="00AB2A1C">
        <w:instrText xml:space="preserve"> ADDIN EN.CITE </w:instrText>
      </w:r>
      <w:r w:rsidR="00AB2A1C">
        <w:fldChar w:fldCharType="begin">
          <w:fldData xml:space="preserve">PEVuZE5vdGU+PENpdGU+PEF1dGhvcj5GYXJrYXM8L0F1dGhvcj48WWVhcj4yMDAzPC9ZZWFyPjxS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</w:fldData>
        </w:fldChar>
      </w:r>
      <w:r w:rsidR="00AB2A1C">
        <w:instrText xml:space="preserve"> ADDIN EN.CITE.DATA </w:instrText>
      </w:r>
      <w:r w:rsidR="00AB2A1C">
        <w:fldChar w:fldCharType="end"/>
      </w:r>
      <w:r>
        <w:fldChar w:fldCharType="separate"/>
      </w:r>
      <w:r w:rsidR="00AB2A1C">
        <w:rPr>
          <w:noProof/>
        </w:rPr>
        <w:t>(</w:t>
      </w:r>
      <w:hyperlink w:anchor="_ENREF_50" w:tooltip="Farkas, 2003 #148" w:history="1">
        <w:r w:rsidR="00E23A8E">
          <w:rPr>
            <w:noProof/>
          </w:rPr>
          <w:t>Farkas et al., 2003</w:t>
        </w:r>
      </w:hyperlink>
      <w:r w:rsidR="00AB2A1C">
        <w:rPr>
          <w:noProof/>
        </w:rPr>
        <w:t xml:space="preserve">, </w:t>
      </w:r>
      <w:hyperlink w:anchor="_ENREF_47" w:tooltip="Farkas, 1994 #77" w:history="1">
        <w:r w:rsidR="00E23A8E">
          <w:rPr>
            <w:noProof/>
          </w:rPr>
          <w:t>Farkas, 1994c</w:t>
        </w:r>
      </w:hyperlink>
      <w:r w:rsidR="00AB2A1C">
        <w:rPr>
          <w:noProof/>
        </w:rPr>
        <w:t>)</w:t>
      </w:r>
      <w:r>
        <w:fldChar w:fldCharType="end"/>
      </w:r>
      <w:r>
        <w:t xml:space="preserve"> and disordered populations </w:t>
      </w:r>
      <w:r>
        <w:fldChar w:fldCharType="begin"/>
      </w:r>
      <w:r w:rsidR="00AB2A1C">
        <w:instrText xml:space="preserve"> ADDIN EN.CITE &lt;EndNote&gt;&lt;Cite&gt;&lt;Author&gt;Farkas&lt;/Author&gt;&lt;Year&gt;2001&lt;/Year&gt;&lt;RecNum&gt;25&lt;/RecNum&gt;&lt;DisplayText&gt;(Farkas et al., 2001, Farkas et al., 1985)&lt;/DisplayText&gt;&lt;record&gt;&lt;rec-number&gt;25&lt;/rec-number&gt;&lt;foreign-keys&gt;&lt;key app="EN" db-id="adtx5xw0uarxaaepweyvx0twsvspp0s9f0ep" timestamp="1441849157"&gt;25&lt;/key&gt;&lt;/foreign-keys&gt;&lt;ref-type name="Journal Article"&gt;17&lt;/ref-type&gt;&lt;contributors&gt;&lt;authors&gt;&lt;author&gt;Farkas, Leslie G&lt;/author&gt;&lt;author&gt;Katic, Marko J&lt;/author&gt;&lt;author&gt;Forrest, Christopher R&lt;/author&gt;&lt;author&gt;Litsas, Louis&lt;/author&gt;&lt;/authors&gt;&lt;/contributors&gt;&lt;titles&gt;&lt;title&gt;Surface anatomy of the face in Down&amp;apos;s syndrome: linear and angular measurements in the craniofacial regions&lt;/title&gt;&lt;secondary-title&gt;Journal of Craniofacial Surgery&lt;/secondary-title&gt;&lt;/titles&gt;&lt;periodical&gt;&lt;full-title&gt;Journal of craniofacial surgery&lt;/full-title&gt;&lt;/periodical&gt;&lt;pages&gt;373-379&lt;/pages&gt;&lt;volume&gt;12&lt;/volume&gt;&lt;number&gt;4&lt;/number&gt;&lt;dates&gt;&lt;year&gt;2001&lt;/year&gt;&lt;/dates&gt;&lt;isbn&gt;1049-2275&lt;/isbn&gt;&lt;urls&gt;&lt;/urls&gt;&lt;/record&gt;&lt;/Cite&gt;&lt;Cite&gt;&lt;Author&gt;Farkas&lt;/Author&gt;&lt;Year&gt;1985&lt;/Year&gt;&lt;RecNum&gt;188&lt;/RecNum&gt;&lt;record&gt;&lt;rec-number&gt;188&lt;/rec-number&gt;&lt;foreign-keys&gt;&lt;key app="EN" db-id="adtx5xw0uarxaaepweyvx0twsvspp0s9f0ep" timestamp="1445818476"&gt;188&lt;/key&gt;&lt;/foreign-keys&gt;&lt;ref-type name="Journal Article"&gt;17&lt;/ref-type&gt;&lt;contributors&gt;&lt;authors&gt;&lt;author&gt;Farkas, LG&lt;/author&gt;&lt;author&gt;Munro, IR&lt;/author&gt;&lt;author&gt;Kolar, JC&lt;/author&gt;&lt;/authors&gt;&lt;/contributors&gt;&lt;titles&gt;&lt;title&gt;Abnormal measurements and disproportions in the face of Down&amp;apos;s syndrome patients: preliminary report of an anthropometric study&lt;/title&gt;&lt;secondary-title&gt;Plastic and reconstructive surgery&lt;/secondary-title&gt;&lt;/titles&gt;&lt;periodical&gt;&lt;full-title&gt;Plastic And Reconstructive Surgery&lt;/full-title&gt;&lt;/periodical&gt;&lt;pages&gt;159-167&lt;/pages&gt;&lt;volume&gt;75&lt;/volume&gt;&lt;number&gt;2&lt;/number&gt;&lt;dates&gt;&lt;year&gt;1985&lt;/year&gt;&lt;/dates&gt;&lt;isbn&gt;0032-1052&lt;/isbn&gt;&lt;urls&gt;&lt;/urls&gt;&lt;/record&gt;&lt;/Cite&gt;&lt;/EndNote&gt;</w:instrText>
      </w:r>
      <w:r>
        <w:fldChar w:fldCharType="separate"/>
      </w:r>
      <w:r w:rsidR="00AB2A1C">
        <w:rPr>
          <w:noProof/>
        </w:rPr>
        <w:t>(</w:t>
      </w:r>
      <w:hyperlink w:anchor="_ENREF_51" w:tooltip="Farkas, 2001 #25" w:history="1">
        <w:r w:rsidR="00E23A8E">
          <w:rPr>
            <w:noProof/>
          </w:rPr>
          <w:t>Farkas et al., 2001</w:t>
        </w:r>
      </w:hyperlink>
      <w:r w:rsidR="00AB2A1C">
        <w:rPr>
          <w:noProof/>
        </w:rPr>
        <w:t xml:space="preserve">, </w:t>
      </w:r>
      <w:hyperlink w:anchor="_ENREF_46" w:tooltip="Farkas, 1985 #188" w:history="1">
        <w:r w:rsidR="00E23A8E">
          <w:rPr>
            <w:noProof/>
          </w:rPr>
          <w:t>Farkas et al., 1985</w:t>
        </w:r>
      </w:hyperlink>
      <w:r w:rsidR="00AB2A1C">
        <w:rPr>
          <w:noProof/>
        </w:rPr>
        <w:t>)</w:t>
      </w:r>
      <w:r>
        <w:fldChar w:fldCharType="end"/>
      </w:r>
      <w:r w:rsidR="00464065">
        <w:t xml:space="preserve">. In </w:t>
      </w:r>
      <w:proofErr w:type="spellStart"/>
      <w:r w:rsidR="00464065">
        <w:t>anthrpometry</w:t>
      </w:r>
      <w:proofErr w:type="spellEnd"/>
      <w:r w:rsidR="00464065">
        <w:t xml:space="preserve"> the description of shape is limited to distances and angles. Statistical methods applied in anthropometry are almost always univariate, e.g. z-scores and t-tests. </w:t>
      </w:r>
    </w:p>
    <w:p w14:paraId="34C9EC51" w14:textId="73674CC0" w:rsidR="00FC2F85" w:rsidRDefault="00FC2F85" w:rsidP="00FC2F85">
      <w:r>
        <w:rPr>
          <w:rStyle w:val="Emphasis"/>
        </w:rPr>
        <w:t xml:space="preserve">Morphometrics </w:t>
      </w:r>
      <w:r w:rsidRPr="00AC2D4A">
        <w:t>refers</w:t>
      </w:r>
      <w:r>
        <w:t xml:space="preserve"> to a broad range of techniques, which were developed to</w:t>
      </w:r>
      <w:r w:rsidR="00D416E9">
        <w:t xml:space="preserve"> answer questions about shape. It has found </w:t>
      </w:r>
      <w:r w:rsidR="00464065">
        <w:t>wide</w:t>
      </w:r>
      <w:r w:rsidR="00D416E9">
        <w:t>s</w:t>
      </w:r>
      <w:r w:rsidR="00464065">
        <w:t>p</w:t>
      </w:r>
      <w:r w:rsidR="00D416E9">
        <w:t xml:space="preserve">read use in biology (particularly evolutionary biology) where it has been applied to studies of anatomy. </w:t>
      </w:r>
      <w:r>
        <w:t>Its descriptions of form are diverse and differs primarily in that it treats shape as multivariate and employs m</w:t>
      </w:r>
      <w:r w:rsidR="00464065">
        <w:t xml:space="preserve">ultivariate statistical methods. Relevant methods are discussed further in sections </w:t>
      </w:r>
      <w:r w:rsidR="00464065">
        <w:fldChar w:fldCharType="begin"/>
      </w:r>
      <w:r w:rsidR="00464065">
        <w:instrText xml:space="preserve"> REF _Ref442174214 \r \h </w:instrText>
      </w:r>
      <w:r w:rsidR="00464065">
        <w:fldChar w:fldCharType="separate"/>
      </w:r>
      <w:r w:rsidR="006439E2">
        <w:t>1.4.2</w:t>
      </w:r>
      <w:r w:rsidR="00464065">
        <w:fldChar w:fldCharType="end"/>
      </w:r>
      <w:r w:rsidR="00464065">
        <w:t xml:space="preserve"> and  </w:t>
      </w:r>
      <w:r w:rsidR="00464065">
        <w:fldChar w:fldCharType="begin"/>
      </w:r>
      <w:r w:rsidR="00464065">
        <w:instrText xml:space="preserve"> REF _Ref442172769 \r \h </w:instrText>
      </w:r>
      <w:r w:rsidR="00464065">
        <w:fldChar w:fldCharType="separate"/>
      </w:r>
      <w:r w:rsidR="006439E2">
        <w:t>1.6</w:t>
      </w:r>
      <w:r w:rsidR="00464065">
        <w:fldChar w:fldCharType="end"/>
      </w:r>
      <w:r w:rsidR="00464065">
        <w:t xml:space="preserve">. </w:t>
      </w:r>
    </w:p>
    <w:p w14:paraId="417BABB4" w14:textId="77777777" w:rsidR="00FC2F85" w:rsidRPr="00FC2F85" w:rsidRDefault="00FC2F85" w:rsidP="00200ECF">
      <w:pPr>
        <w:pStyle w:val="Heading3"/>
      </w:pPr>
      <w:r w:rsidRPr="00FC2F85">
        <w:rPr>
          <w:rStyle w:val="Emphasis"/>
          <w:i w:val="0"/>
          <w:iCs w:val="0"/>
        </w:rPr>
        <w:t>Morphometric representations of shape</w:t>
      </w:r>
    </w:p>
    <w:p w14:paraId="2DB3590E" w14:textId="4ED2ADFE" w:rsidR="00FC2F85" w:rsidRDefault="00FC2F85" w:rsidP="00FC2F85">
      <w:r w:rsidRPr="00FA6C8A">
        <w:rPr>
          <w:i/>
        </w:rPr>
        <w:t>Morphometrics</w:t>
      </w:r>
      <w:r>
        <w:t xml:space="preserve"> represents a single shape as a composite of measured traits. These traits can be linear measurements/angles, as in anthropometry. The use of this kind of description defines the “traditional” approach to morphometrics </w:t>
      </w:r>
      <w:r>
        <w:fldChar w:fldCharType="begin"/>
      </w:r>
      <w:r w:rsidR="00AB2A1C">
        <w:instrText xml:space="preserve"> ADDIN EN.CITE &lt;EndNote&gt;&lt;Cite&gt;&lt;Author&gt;Blackith&lt;/Author&gt;&lt;Year&gt;1971&lt;/Year&gt;&lt;RecNum&gt;135&lt;/RecNum&gt;&lt;DisplayText&gt;(Blackith and Reyment, 1971, Marcus, 1990)&lt;/DisplayText&gt;&lt;record&gt;&lt;rec-number&gt;135&lt;/rec-number&gt;&lt;foreign-keys&gt;&lt;key app="EN" db-id="adtx5xw0uarxaaepweyvx0twsvspp0s9f0ep" timestamp="1444608936"&gt;135&lt;/key&gt;&lt;/foreign-keys&gt;&lt;ref-type name="Book"&gt;6&lt;/ref-type&gt;&lt;contributors&gt;&lt;authors&gt;&lt;author&gt;Blackith, Robert E&lt;/author&gt;&lt;author&gt;Reyment, Richard Arthur&lt;/author&gt;&lt;/authors&gt;&lt;/contributors&gt;&lt;titles&gt;&lt;title&gt;Multivariate morphometrics&lt;/title&gt;&lt;/titles&gt;&lt;dates&gt;&lt;year&gt;1971&lt;/year&gt;&lt;/dates&gt;&lt;pub-location&gt;New York&lt;/pub-location&gt;&lt;publisher&gt;Academic Press&lt;/publisher&gt;&lt;isbn&gt;0121031500&lt;/isbn&gt;&lt;urls&gt;&lt;/urls&gt;&lt;/record&gt;&lt;/Cite&gt;&lt;Cite&gt;&lt;Author&gt;Marcus&lt;/Author&gt;&lt;Year&gt;1990&lt;/Year&gt;&lt;RecNum&gt;184&lt;/RecNum&gt;&lt;record&gt;&lt;rec-number&gt;184&lt;/rec-number&gt;&lt;foreign-keys&gt;&lt;key app="EN" db-id="adtx5xw0uarxaaepweyvx0twsvspp0s9f0ep" timestamp="1445566160"&gt;184&lt;/key&gt;&lt;/foreign-keys&gt;&lt;ref-type name="Conference Proceedings"&gt;10&lt;/ref-type&gt;&lt;contributors&gt;&lt;authors&gt;&lt;author&gt;Marcus, Leslie F&lt;/author&gt;&lt;/authors&gt;&lt;/contributors&gt;&lt;titles&gt;&lt;title&gt;Traditional morphometrics&lt;/title&gt;&lt;secondary-title&gt;Proceedings of the Michigan morphometrics workshop&lt;/secondary-title&gt;&lt;/titles&gt;&lt;pages&gt;77ą122&lt;/pages&gt;&lt;volume&gt;2&lt;/volume&gt;&lt;dates&gt;&lt;year&gt;1990&lt;/year&gt;&lt;/dates&gt;&lt;publisher&gt;Special Publication&lt;/publisher&gt;&lt;urls&gt;&lt;/urls&gt;&lt;/record&gt;&lt;/Cite&gt;&lt;/EndNote&gt;</w:instrText>
      </w:r>
      <w:r>
        <w:fldChar w:fldCharType="separate"/>
      </w:r>
      <w:r w:rsidR="00AB2A1C">
        <w:rPr>
          <w:noProof/>
        </w:rPr>
        <w:t>(</w:t>
      </w:r>
      <w:hyperlink w:anchor="_ENREF_18" w:tooltip="Blackith, 1971 #135" w:history="1">
        <w:r w:rsidR="00E23A8E">
          <w:rPr>
            <w:noProof/>
          </w:rPr>
          <w:t>Blackith and Reyment, 1971</w:t>
        </w:r>
      </w:hyperlink>
      <w:r w:rsidR="00AB2A1C">
        <w:rPr>
          <w:noProof/>
        </w:rPr>
        <w:t xml:space="preserve">, </w:t>
      </w:r>
      <w:hyperlink w:anchor="_ENREF_98" w:tooltip="Marcus, 1990 #184" w:history="1">
        <w:r w:rsidR="00E23A8E">
          <w:rPr>
            <w:noProof/>
          </w:rPr>
          <w:t>Marcus, 1990</w:t>
        </w:r>
      </w:hyperlink>
      <w:r w:rsidR="00AB2A1C">
        <w:rPr>
          <w:noProof/>
        </w:rPr>
        <w:t>)</w:t>
      </w:r>
      <w:r>
        <w:fldChar w:fldCharType="end"/>
      </w:r>
      <w:r>
        <w:t xml:space="preserve">. However, morphometrics underwent a revolution in the 1990s </w:t>
      </w:r>
      <w:r>
        <w:fldChar w:fldCharType="begin"/>
      </w:r>
      <w:r w:rsidR="00AB2A1C">
        <w:instrText xml:space="preserve"> ADDIN EN.CITE &lt;EndNote&gt;&lt;Cite&gt;&lt;Author&gt;Rohlf&lt;/Author&gt;&lt;Year&gt;1993&lt;/Year&gt;&lt;RecNum&gt;136&lt;/RecNum&gt;&lt;DisplayText&gt;(Rohlf and Marcus, 1993, Adams et al., 2004)&lt;/DisplayText&gt;&lt;record&gt;&lt;rec-number&gt;136&lt;/rec-number&gt;&lt;foreign-keys&gt;&lt;key app="EN" db-id="adtx5xw0uarxaaepweyvx0twsvspp0s9f0ep" timestamp="1444609758"&gt;136&lt;/key&gt;&lt;/foreign-keys&gt;&lt;ref-type name="Journal Article"&gt;17&lt;/ref-type&gt;&lt;contributors&gt;&lt;authors&gt;&lt;author&gt;Rohlf, F James&lt;/author&gt;&lt;author&gt;Marcus, Leslie F&lt;/author&gt;&lt;/authors&gt;&lt;/contributors&gt;&lt;titles&gt;&lt;title&gt;A revolution in morphometrics&lt;/title&gt;&lt;secondary-title&gt;Trends in Ecology &amp;amp; Evolution&lt;/secondary-title&gt;&lt;/titles&gt;&lt;periodical&gt;&lt;full-title&gt;Trends in Ecology &amp;amp; Evolution&lt;/full-title&gt;&lt;/periodical&gt;&lt;pages&gt;129-132&lt;/pages&gt;&lt;volume&gt;8&lt;/volume&gt;&lt;number&gt;4&lt;/number&gt;&lt;dates&gt;&lt;year&gt;1993&lt;/year&gt;&lt;/dates&gt;&lt;isbn&gt;0169-5347&lt;/isbn&gt;&lt;urls&gt;&lt;/urls&gt;&lt;/record&gt;&lt;/Cite&gt;&lt;Cite&gt;&lt;Author&gt;Adams&lt;/Author&gt;&lt;Year&gt;2004&lt;/Year&gt;&lt;RecNum&gt;20&lt;/RecNum&gt;&lt;record&gt;&lt;rec-number&gt;20&lt;/rec-number&gt;&lt;foreign-keys&gt;&lt;key app="EN" db-id="adtx5xw0uarxaaepweyvx0twsvspp0s9f0ep" timestamp="1441848889"&gt;20&lt;/key&gt;&lt;/foreign-keys&gt;&lt;ref-type name="Journal Article"&gt;17&lt;/ref-type&gt;&lt;contributors&gt;&lt;authors&gt;&lt;author&gt;Adams, Dean C&lt;/author&gt;&lt;author&gt;Rohlf, F James&lt;/author&gt;&lt;author&gt;Slice, Dennis E&lt;/author&gt;&lt;/authors&gt;&lt;/contributors&gt;&lt;titles&gt;&lt;title&gt;Geometric morphometrics: Ten years of progress following the ‘revolution’&lt;/title&gt;&lt;secondary-title&gt;Italian Journal of Zoology&lt;/secondary-title&gt;&lt;/titles&gt;&lt;periodical&gt;&lt;full-title&gt;Italian Journal of Zoology&lt;/full-title&gt;&lt;/periodical&gt;&lt;pages&gt;5-16&lt;/pages&gt;&lt;volume&gt;71&lt;/volume&gt;&lt;number&gt;1&lt;/number&gt;&lt;dates&gt;&lt;year&gt;2004&lt;/year&gt;&lt;/dates&gt;&lt;isbn&gt;1125-0003&lt;/isbn&gt;&lt;urls&gt;&lt;/urls&gt;&lt;/record&gt;&lt;/Cite&gt;&lt;/EndNote&gt;</w:instrText>
      </w:r>
      <w:r>
        <w:fldChar w:fldCharType="separate"/>
      </w:r>
      <w:r w:rsidR="00AB2A1C">
        <w:rPr>
          <w:noProof/>
        </w:rPr>
        <w:t>(</w:t>
      </w:r>
      <w:hyperlink w:anchor="_ENREF_119" w:tooltip="Rohlf, 1993 #136" w:history="1">
        <w:r w:rsidR="00E23A8E">
          <w:rPr>
            <w:noProof/>
          </w:rPr>
          <w:t>Rohlf and Marcus, 1993</w:t>
        </w:r>
      </w:hyperlink>
      <w:r w:rsidR="00AB2A1C">
        <w:rPr>
          <w:noProof/>
        </w:rPr>
        <w:t xml:space="preserve">, </w:t>
      </w:r>
      <w:hyperlink w:anchor="_ENREF_5" w:tooltip="Adams, 2004 #20" w:history="1">
        <w:r w:rsidR="00E23A8E">
          <w:rPr>
            <w:noProof/>
          </w:rPr>
          <w:t>Adams et al., 2004</w:t>
        </w:r>
      </w:hyperlink>
      <w:r w:rsidR="00AB2A1C">
        <w:rPr>
          <w:noProof/>
        </w:rPr>
        <w:t>)</w:t>
      </w:r>
      <w:r>
        <w:fldChar w:fldCharType="end"/>
      </w:r>
      <w:r>
        <w:t xml:space="preserve">. This was the development of techniques for representing and analysing the entire spatial arrangement of a configuration of landmarks, thus encoding the geometry of the surface in question. For this </w:t>
      </w:r>
      <w:proofErr w:type="gramStart"/>
      <w:r>
        <w:t>reason</w:t>
      </w:r>
      <w:proofErr w:type="gramEnd"/>
      <w:r>
        <w:t xml:space="preserve"> modern morphometrics is often referred to as geometric morphometrics.  </w:t>
      </w:r>
    </w:p>
    <w:p w14:paraId="546C453A" w14:textId="685A43D5" w:rsidR="00FC2F85" w:rsidRDefault="00FC2F85" w:rsidP="00FC2F85">
      <w:r>
        <w:t xml:space="preserve">One method is to represent the configuration of landmarks as the matrix of all </w:t>
      </w:r>
      <w:proofErr w:type="spellStart"/>
      <w:r>
        <w:t>interlandmark</w:t>
      </w:r>
      <w:proofErr w:type="spellEnd"/>
      <w:r>
        <w:t xml:space="preserve"> distances </w:t>
      </w:r>
      <w:r>
        <w:fldChar w:fldCharType="begin"/>
      </w:r>
      <w:r w:rsidR="00AB2A1C">
        <w:instrText xml:space="preserve"> ADDIN EN.CITE &lt;EndNote&gt;&lt;Cite&gt;&lt;Author&gt;Lele&lt;/Author&gt;&lt;Year&gt;1993&lt;/Year&gt;&lt;RecNum&gt;71&lt;/RecNum&gt;&lt;DisplayText&gt;(Lele, 1993)&lt;/DisplayText&gt;&lt;record&gt;&lt;rec-number&gt;71&lt;/rec-number&gt;&lt;foreign-keys&gt;&lt;key app="EN" db-id="adtx5xw0uarxaaepweyvx0twsvspp0s9f0ep" timestamp="1443581955"&gt;71&lt;/key&gt;&lt;/foreign-keys&gt;&lt;ref-type name="Journal Article"&gt;17&lt;/ref-type&gt;&lt;contributors&gt;&lt;authors&gt;&lt;author&gt;Lele, Subhash&lt;/author&gt;&lt;/authors&gt;&lt;/contributors&gt;&lt;titles&gt;&lt;title&gt;Euclidean distance matrix analysis (EDMA): estimation of mean form and mean form difference&lt;/title&gt;&lt;secondary-title&gt;Mathematical Geology&lt;/secondary-title&gt;&lt;/titles&gt;&lt;periodical&gt;&lt;full-title&gt;Mathematical Geology&lt;/full-title&gt;&lt;/periodical&gt;&lt;pages&gt;573-602&lt;/pages&gt;&lt;volume&gt;25&lt;/volume&gt;&lt;number&gt;5&lt;/number&gt;&lt;dates&gt;&lt;year&gt;1993&lt;/year&gt;&lt;/dates&gt;&lt;isbn&gt;0882-8121&lt;/isbn&gt;&lt;urls&gt;&lt;/urls&gt;&lt;/record&gt;&lt;/Cite&gt;&lt;/EndNote&gt;</w:instrText>
      </w:r>
      <w:r>
        <w:fldChar w:fldCharType="separate"/>
      </w:r>
      <w:r w:rsidR="00AB2A1C">
        <w:rPr>
          <w:noProof/>
        </w:rPr>
        <w:t>(</w:t>
      </w:r>
      <w:hyperlink w:anchor="_ENREF_91" w:tooltip="Lele, 1993 #71" w:history="1">
        <w:r w:rsidR="00E23A8E">
          <w:rPr>
            <w:noProof/>
          </w:rPr>
          <w:t>Lele, 1993</w:t>
        </w:r>
      </w:hyperlink>
      <w:r w:rsidR="00AB2A1C">
        <w:rPr>
          <w:noProof/>
        </w:rPr>
        <w:t>)</w:t>
      </w:r>
      <w:r>
        <w:fldChar w:fldCharType="end"/>
      </w:r>
      <w:r>
        <w:t xml:space="preserve">, </w:t>
      </w:r>
      <w:proofErr w:type="spellStart"/>
      <w:r>
        <w:t>e.g</w:t>
      </w:r>
      <w:proofErr w:type="spellEnd"/>
      <w:r>
        <w:t xml:space="preserve"> for five landmarks:</w:t>
      </w:r>
    </w:p>
    <w:p w14:paraId="58A8A56D" w14:textId="77777777" w:rsidR="00FC2F85" w:rsidRDefault="00FC2F85" w:rsidP="00FC2F85">
      <w:pPr>
        <w:jc w:val="center"/>
        <w:rPr>
          <w:rFonts w:eastAsiaTheme="minorEastAsia"/>
        </w:rPr>
      </w:pPr>
      <w:r>
        <w:lastRenderedPageBreak/>
        <w:t xml:space="preserve">C = </w:t>
      </w:r>
      <m:oMath>
        <m:m>
          <m:mPr>
            <m:mcs>
              <m:mc>
                <m:mcPr>
                  <m:count m:val="5"/>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d</m:t>
                  </m:r>
                </m:e>
                <m:sub>
                  <m:r>
                    <w:rPr>
                      <w:rFonts w:ascii="Cambria Math" w:hAnsi="Cambria Math"/>
                    </w:rPr>
                    <m:t>1-2</m:t>
                  </m:r>
                </m:sub>
              </m:sSub>
            </m:e>
            <m:e>
              <m:sSub>
                <m:sSubPr>
                  <m:ctrlPr>
                    <w:rPr>
                      <w:rFonts w:ascii="Cambria Math" w:hAnsi="Cambria Math"/>
                      <w:i/>
                    </w:rPr>
                  </m:ctrlPr>
                </m:sSubPr>
                <m:e>
                  <m:r>
                    <w:rPr>
                      <w:rFonts w:ascii="Cambria Math" w:hAnsi="Cambria Math"/>
                    </w:rPr>
                    <m:t>d</m:t>
                  </m:r>
                </m:e>
                <m:sub>
                  <m:r>
                    <w:rPr>
                      <w:rFonts w:ascii="Cambria Math" w:hAnsi="Cambria Math"/>
                    </w:rPr>
                    <m:t>1-3</m:t>
                  </m:r>
                </m:sub>
              </m:sSub>
            </m:e>
            <m:e>
              <m:sSub>
                <m:sSubPr>
                  <m:ctrlPr>
                    <w:rPr>
                      <w:rFonts w:ascii="Cambria Math" w:hAnsi="Cambria Math"/>
                      <w:i/>
                    </w:rPr>
                  </m:ctrlPr>
                </m:sSubPr>
                <m:e>
                  <m:r>
                    <w:rPr>
                      <w:rFonts w:ascii="Cambria Math" w:hAnsi="Cambria Math"/>
                    </w:rPr>
                    <m:t>d</m:t>
                  </m:r>
                </m:e>
                <m:sub>
                  <m:r>
                    <w:rPr>
                      <w:rFonts w:ascii="Cambria Math" w:hAnsi="Cambria Math"/>
                    </w:rPr>
                    <m:t>1-4</m:t>
                  </m:r>
                </m:sub>
              </m:sSub>
            </m:e>
            <m:e>
              <m:sSub>
                <m:sSubPr>
                  <m:ctrlPr>
                    <w:rPr>
                      <w:rFonts w:ascii="Cambria Math" w:hAnsi="Cambria Math"/>
                      <w:i/>
                    </w:rPr>
                  </m:ctrlPr>
                </m:sSubPr>
                <m:e>
                  <m:r>
                    <w:rPr>
                      <w:rFonts w:ascii="Cambria Math" w:hAnsi="Cambria Math"/>
                    </w:rPr>
                    <m:t>d</m:t>
                  </m:r>
                </m:e>
                <m:sub>
                  <m:r>
                    <w:rPr>
                      <w:rFonts w:ascii="Cambria Math" w:hAnsi="Cambria Math"/>
                    </w:rPr>
                    <m:t>1-5</m:t>
                  </m:r>
                </m:sub>
              </m:sSub>
            </m:e>
          </m:mr>
          <m:mr>
            <m:e>
              <m:sSub>
                <m:sSubPr>
                  <m:ctrlPr>
                    <w:rPr>
                      <w:rFonts w:ascii="Cambria Math" w:hAnsi="Cambria Math"/>
                      <w:i/>
                    </w:rPr>
                  </m:ctrlPr>
                </m:sSubPr>
                <m:e>
                  <m:r>
                    <w:rPr>
                      <w:rFonts w:ascii="Cambria Math" w:hAnsi="Cambria Math"/>
                    </w:rPr>
                    <m:t>d</m:t>
                  </m:r>
                </m:e>
                <m:sub>
                  <m:r>
                    <w:rPr>
                      <w:rFonts w:ascii="Cambria Math" w:hAnsi="Cambria Math"/>
                    </w:rPr>
                    <m:t>2-1</m:t>
                  </m:r>
                </m:sub>
              </m:sSub>
            </m:e>
            <m:e>
              <m:r>
                <w:rPr>
                  <w:rFonts w:ascii="Cambria Math" w:hAnsi="Cambria Math"/>
                </w:rPr>
                <m:t>0</m:t>
              </m:r>
            </m:e>
            <m:e>
              <m:sSub>
                <m:sSubPr>
                  <m:ctrlPr>
                    <w:rPr>
                      <w:rFonts w:ascii="Cambria Math" w:hAnsi="Cambria Math"/>
                      <w:i/>
                    </w:rPr>
                  </m:ctrlPr>
                </m:sSubPr>
                <m:e>
                  <m:r>
                    <w:rPr>
                      <w:rFonts w:ascii="Cambria Math" w:hAnsi="Cambria Math"/>
                    </w:rPr>
                    <m:t>d</m:t>
                  </m:r>
                </m:e>
                <m:sub>
                  <m:r>
                    <w:rPr>
                      <w:rFonts w:ascii="Cambria Math" w:hAnsi="Cambria Math"/>
                    </w:rPr>
                    <m:t>2-3</m:t>
                  </m:r>
                </m:sub>
              </m:sSub>
            </m:e>
            <m:e>
              <m:sSub>
                <m:sSubPr>
                  <m:ctrlPr>
                    <w:rPr>
                      <w:rFonts w:ascii="Cambria Math" w:hAnsi="Cambria Math"/>
                      <w:i/>
                    </w:rPr>
                  </m:ctrlPr>
                </m:sSubPr>
                <m:e>
                  <m:r>
                    <w:rPr>
                      <w:rFonts w:ascii="Cambria Math" w:hAnsi="Cambria Math"/>
                    </w:rPr>
                    <m:t>d</m:t>
                  </m:r>
                </m:e>
                <m:sub>
                  <m:r>
                    <w:rPr>
                      <w:rFonts w:ascii="Cambria Math" w:hAnsi="Cambria Math"/>
                    </w:rPr>
                    <m:t>2-4</m:t>
                  </m:r>
                </m:sub>
              </m:sSub>
            </m:e>
            <m:e>
              <m:sSub>
                <m:sSubPr>
                  <m:ctrlPr>
                    <w:rPr>
                      <w:rFonts w:ascii="Cambria Math" w:hAnsi="Cambria Math"/>
                      <w:i/>
                    </w:rPr>
                  </m:ctrlPr>
                </m:sSubPr>
                <m:e>
                  <m:r>
                    <w:rPr>
                      <w:rFonts w:ascii="Cambria Math" w:hAnsi="Cambria Math"/>
                    </w:rPr>
                    <m:t>d</m:t>
                  </m:r>
                </m:e>
                <m:sub>
                  <m:r>
                    <w:rPr>
                      <w:rFonts w:ascii="Cambria Math" w:hAnsi="Cambria Math"/>
                    </w:rPr>
                    <m:t>2-5</m:t>
                  </m:r>
                </m:sub>
              </m:sSub>
            </m:e>
          </m:mr>
          <m:mr>
            <m:e>
              <m:sSub>
                <m:sSubPr>
                  <m:ctrlPr>
                    <w:rPr>
                      <w:rFonts w:ascii="Cambria Math" w:hAnsi="Cambria Math"/>
                      <w:i/>
                    </w:rPr>
                  </m:ctrlPr>
                </m:sSubPr>
                <m:e>
                  <m:r>
                    <w:rPr>
                      <w:rFonts w:ascii="Cambria Math" w:hAnsi="Cambria Math"/>
                    </w:rPr>
                    <m:t>d</m:t>
                  </m:r>
                </m:e>
                <m:sub>
                  <m:r>
                    <w:rPr>
                      <w:rFonts w:ascii="Cambria Math" w:hAnsi="Cambria Math"/>
                    </w:rPr>
                    <m:t>3-1</m:t>
                  </m:r>
                </m:sub>
              </m:sSub>
            </m:e>
            <m:e>
              <m:sSub>
                <m:sSubPr>
                  <m:ctrlPr>
                    <w:rPr>
                      <w:rFonts w:ascii="Cambria Math" w:hAnsi="Cambria Math"/>
                      <w:i/>
                    </w:rPr>
                  </m:ctrlPr>
                </m:sSubPr>
                <m:e>
                  <m:r>
                    <w:rPr>
                      <w:rFonts w:ascii="Cambria Math" w:hAnsi="Cambria Math"/>
                    </w:rPr>
                    <m:t>d</m:t>
                  </m:r>
                </m:e>
                <m:sub>
                  <m:r>
                    <w:rPr>
                      <w:rFonts w:ascii="Cambria Math" w:hAnsi="Cambria Math"/>
                    </w:rPr>
                    <m:t>3-2</m:t>
                  </m:r>
                </m:sub>
              </m:sSub>
            </m:e>
            <m:e>
              <m:r>
                <w:rPr>
                  <w:rFonts w:ascii="Cambria Math" w:hAnsi="Cambria Math"/>
                </w:rPr>
                <m:t>0</m:t>
              </m:r>
            </m:e>
            <m:e>
              <m:sSub>
                <m:sSubPr>
                  <m:ctrlPr>
                    <w:rPr>
                      <w:rFonts w:ascii="Cambria Math" w:hAnsi="Cambria Math"/>
                      <w:i/>
                    </w:rPr>
                  </m:ctrlPr>
                </m:sSubPr>
                <m:e>
                  <m:r>
                    <w:rPr>
                      <w:rFonts w:ascii="Cambria Math" w:hAnsi="Cambria Math"/>
                    </w:rPr>
                    <m:t>d</m:t>
                  </m:r>
                </m:e>
                <m:sub>
                  <m:r>
                    <w:rPr>
                      <w:rFonts w:ascii="Cambria Math" w:hAnsi="Cambria Math"/>
                    </w:rPr>
                    <m:t>3-4</m:t>
                  </m:r>
                </m:sub>
              </m:sSub>
            </m:e>
            <m:e>
              <m:sSub>
                <m:sSubPr>
                  <m:ctrlPr>
                    <w:rPr>
                      <w:rFonts w:ascii="Cambria Math" w:hAnsi="Cambria Math"/>
                      <w:i/>
                    </w:rPr>
                  </m:ctrlPr>
                </m:sSubPr>
                <m:e>
                  <m:r>
                    <w:rPr>
                      <w:rFonts w:ascii="Cambria Math" w:hAnsi="Cambria Math"/>
                    </w:rPr>
                    <m:t>d</m:t>
                  </m:r>
                </m:e>
                <m:sub>
                  <m:r>
                    <w:rPr>
                      <w:rFonts w:ascii="Cambria Math" w:hAnsi="Cambria Math"/>
                    </w:rPr>
                    <m:t>3-5</m:t>
                  </m:r>
                </m:sub>
              </m:sSub>
            </m:e>
          </m:mr>
          <m:mr>
            <m:e>
              <m:sSub>
                <m:sSubPr>
                  <m:ctrlPr>
                    <w:rPr>
                      <w:rFonts w:ascii="Cambria Math" w:hAnsi="Cambria Math"/>
                      <w:i/>
                    </w:rPr>
                  </m:ctrlPr>
                </m:sSubPr>
                <m:e>
                  <m:r>
                    <w:rPr>
                      <w:rFonts w:ascii="Cambria Math" w:hAnsi="Cambria Math"/>
                    </w:rPr>
                    <m:t>d</m:t>
                  </m:r>
                </m:e>
                <m:sub>
                  <m:r>
                    <w:rPr>
                      <w:rFonts w:ascii="Cambria Math" w:hAnsi="Cambria Math"/>
                    </w:rPr>
                    <m:t>4-1</m:t>
                  </m:r>
                </m:sub>
              </m:sSub>
            </m:e>
            <m:e>
              <m:sSub>
                <m:sSubPr>
                  <m:ctrlPr>
                    <w:rPr>
                      <w:rFonts w:ascii="Cambria Math" w:hAnsi="Cambria Math"/>
                      <w:i/>
                    </w:rPr>
                  </m:ctrlPr>
                </m:sSubPr>
                <m:e>
                  <m:r>
                    <w:rPr>
                      <w:rFonts w:ascii="Cambria Math" w:hAnsi="Cambria Math"/>
                    </w:rPr>
                    <m:t>d</m:t>
                  </m:r>
                </m:e>
                <m:sub>
                  <m:r>
                    <w:rPr>
                      <w:rFonts w:ascii="Cambria Math" w:hAnsi="Cambria Math"/>
                    </w:rPr>
                    <m:t>4-2</m:t>
                  </m:r>
                </m:sub>
              </m:sSub>
            </m:e>
            <m:e>
              <m:sSub>
                <m:sSubPr>
                  <m:ctrlPr>
                    <w:rPr>
                      <w:rFonts w:ascii="Cambria Math" w:hAnsi="Cambria Math"/>
                      <w:i/>
                    </w:rPr>
                  </m:ctrlPr>
                </m:sSubPr>
                <m:e>
                  <m:r>
                    <w:rPr>
                      <w:rFonts w:ascii="Cambria Math" w:hAnsi="Cambria Math"/>
                    </w:rPr>
                    <m:t>d</m:t>
                  </m:r>
                </m:e>
                <m:sub>
                  <m:r>
                    <w:rPr>
                      <w:rFonts w:ascii="Cambria Math" w:hAnsi="Cambria Math"/>
                    </w:rPr>
                    <m:t>4-3</m:t>
                  </m:r>
                </m:sub>
              </m:sSub>
            </m:e>
            <m:e>
              <m:r>
                <w:rPr>
                  <w:rFonts w:ascii="Cambria Math" w:hAnsi="Cambria Math"/>
                </w:rPr>
                <m:t>0</m:t>
              </m:r>
            </m:e>
            <m:e>
              <m:sSub>
                <m:sSubPr>
                  <m:ctrlPr>
                    <w:rPr>
                      <w:rFonts w:ascii="Cambria Math" w:hAnsi="Cambria Math"/>
                      <w:i/>
                    </w:rPr>
                  </m:ctrlPr>
                </m:sSubPr>
                <m:e>
                  <m:r>
                    <w:rPr>
                      <w:rFonts w:ascii="Cambria Math" w:hAnsi="Cambria Math"/>
                    </w:rPr>
                    <m:t>d</m:t>
                  </m:r>
                </m:e>
                <m:sub>
                  <m:r>
                    <w:rPr>
                      <w:rFonts w:ascii="Cambria Math" w:hAnsi="Cambria Math"/>
                    </w:rPr>
                    <m:t>4-4</m:t>
                  </m:r>
                </m:sub>
              </m:sSub>
            </m:e>
          </m:mr>
          <m:mr>
            <m:e>
              <m:sSub>
                <m:sSubPr>
                  <m:ctrlPr>
                    <w:rPr>
                      <w:rFonts w:ascii="Cambria Math" w:hAnsi="Cambria Math"/>
                      <w:i/>
                    </w:rPr>
                  </m:ctrlPr>
                </m:sSubPr>
                <m:e>
                  <m:r>
                    <w:rPr>
                      <w:rFonts w:ascii="Cambria Math" w:hAnsi="Cambria Math"/>
                    </w:rPr>
                    <m:t>d</m:t>
                  </m:r>
                </m:e>
                <m:sub>
                  <m:r>
                    <w:rPr>
                      <w:rFonts w:ascii="Cambria Math" w:hAnsi="Cambria Math"/>
                    </w:rPr>
                    <m:t>5-1</m:t>
                  </m:r>
                </m:sub>
              </m:sSub>
            </m:e>
            <m:e>
              <m:sSub>
                <m:sSubPr>
                  <m:ctrlPr>
                    <w:rPr>
                      <w:rFonts w:ascii="Cambria Math" w:hAnsi="Cambria Math"/>
                      <w:i/>
                    </w:rPr>
                  </m:ctrlPr>
                </m:sSubPr>
                <m:e>
                  <m:r>
                    <w:rPr>
                      <w:rFonts w:ascii="Cambria Math" w:hAnsi="Cambria Math"/>
                    </w:rPr>
                    <m:t>d</m:t>
                  </m:r>
                </m:e>
                <m:sub>
                  <m:r>
                    <w:rPr>
                      <w:rFonts w:ascii="Cambria Math" w:hAnsi="Cambria Math"/>
                    </w:rPr>
                    <m:t>5-2</m:t>
                  </m:r>
                </m:sub>
              </m:sSub>
            </m:e>
            <m:e>
              <m:sSub>
                <m:sSubPr>
                  <m:ctrlPr>
                    <w:rPr>
                      <w:rFonts w:ascii="Cambria Math" w:hAnsi="Cambria Math"/>
                      <w:i/>
                    </w:rPr>
                  </m:ctrlPr>
                </m:sSubPr>
                <m:e>
                  <m:r>
                    <w:rPr>
                      <w:rFonts w:ascii="Cambria Math" w:hAnsi="Cambria Math"/>
                    </w:rPr>
                    <m:t>d</m:t>
                  </m:r>
                </m:e>
                <m:sub>
                  <m:r>
                    <w:rPr>
                      <w:rFonts w:ascii="Cambria Math" w:hAnsi="Cambria Math"/>
                    </w:rPr>
                    <m:t>5-3</m:t>
                  </m:r>
                </m:sub>
              </m:sSub>
            </m:e>
            <m:e>
              <m:sSub>
                <m:sSubPr>
                  <m:ctrlPr>
                    <w:rPr>
                      <w:rFonts w:ascii="Cambria Math" w:hAnsi="Cambria Math"/>
                      <w:i/>
                    </w:rPr>
                  </m:ctrlPr>
                </m:sSubPr>
                <m:e>
                  <m:r>
                    <w:rPr>
                      <w:rFonts w:ascii="Cambria Math" w:hAnsi="Cambria Math"/>
                    </w:rPr>
                    <m:t>d</m:t>
                  </m:r>
                </m:e>
                <m:sub>
                  <m:r>
                    <w:rPr>
                      <w:rFonts w:ascii="Cambria Math" w:hAnsi="Cambria Math"/>
                    </w:rPr>
                    <m:t>5-4</m:t>
                  </m:r>
                </m:sub>
              </m:sSub>
            </m:e>
            <m:e>
              <m:r>
                <w:rPr>
                  <w:rFonts w:ascii="Cambria Math" w:hAnsi="Cambria Math"/>
                </w:rPr>
                <m:t>0</m:t>
              </m:r>
            </m:e>
          </m:mr>
        </m:m>
      </m:oMath>
    </w:p>
    <w:p w14:paraId="58DF1AE4" w14:textId="77777777" w:rsidR="00FC2F85" w:rsidRDefault="00FC2F85" w:rsidP="00FC2F85">
      <w:pPr>
        <w:jc w:val="center"/>
      </w:pPr>
    </w:p>
    <w:p w14:paraId="021783EF" w14:textId="0C00E523" w:rsidR="00FC2F85" w:rsidRDefault="00FC2F85" w:rsidP="00FC2F85">
      <w:r>
        <w:t xml:space="preserve">Another approaches </w:t>
      </w:r>
      <w:r>
        <w:rPr>
          <w:highlight w:val="yellow"/>
        </w:rPr>
        <w:t>represents</w:t>
      </w:r>
      <w:r w:rsidRPr="00537F58">
        <w:rPr>
          <w:highlight w:val="yellow"/>
        </w:rPr>
        <w:t xml:space="preserve"> a shape as the coefficients of thin-plate spline function, this represents the configuration a</w:t>
      </w:r>
      <w:r>
        <w:rPr>
          <w:highlight w:val="yellow"/>
        </w:rPr>
        <w:t>s</w:t>
      </w:r>
      <w:r w:rsidRPr="00537F58">
        <w:rPr>
          <w:highlight w:val="yellow"/>
        </w:rPr>
        <w:t xml:space="preserve"> the deformation of a thin metal plate into the configuration of landmarks</w:t>
      </w:r>
      <w:r>
        <w:rPr>
          <w:highlight w:val="yellow"/>
        </w:rPr>
        <w:t xml:space="preserve"> </w:t>
      </w:r>
      <w:r>
        <w:rPr>
          <w:highlight w:val="yellow"/>
        </w:rPr>
        <w:fldChar w:fldCharType="begin"/>
      </w:r>
      <w:r w:rsidR="00AB2A1C">
        <w:rPr>
          <w:highlight w:val="yellow"/>
        </w:rPr>
        <w:instrText xml:space="preserve"> ADDIN EN.CITE &lt;EndNote&gt;&lt;Cite&gt;&lt;Author&gt;Bookstein&lt;/Author&gt;&lt;Year&gt;1989&lt;/Year&gt;&lt;RecNum&gt;294&lt;/RecNum&gt;&lt;DisplayText&gt;(Bookstein, 1989)&lt;/DisplayText&gt;&lt;record&gt;&lt;rec-number&gt;294&lt;/rec-number&gt;&lt;foreign-keys&gt;&lt;key app="EN" db-id="adtx5xw0uarxaaepweyvx0twsvspp0s9f0ep" timestamp="1449635851"&gt;294&lt;/key&gt;&lt;/foreign-keys&gt;&lt;ref-type name="Journal Article"&gt;17&lt;/ref-type&gt;&lt;contributors&gt;&lt;authors&gt;&lt;author&gt;Bookstein, Fred L.&lt;/author&gt;&lt;/authors&gt;&lt;/contributors&gt;&lt;titles&gt;&lt;title&gt;Principal warps: Thin-plate splines and the decomposition of deformations&lt;/title&gt;&lt;secondary-title&gt;IEEE Transactions on Pattern Analysis &amp;amp; Machine Intelligence&lt;/secondary-title&gt;&lt;/titles&gt;&lt;periodical&gt;&lt;full-title&gt;IEEE Transactions on Pattern Analysis &amp;amp; Machine Intelligence&lt;/full-title&gt;&lt;/periodical&gt;&lt;pages&gt;567-585&lt;/pages&gt;&lt;number&gt;6&lt;/number&gt;&lt;dates&gt;&lt;year&gt;1989&lt;/year&gt;&lt;/dates&gt;&lt;isbn&gt;0162-8828&lt;/isbn&gt;&lt;urls&gt;&lt;/urls&gt;&lt;/record&gt;&lt;/Cite&gt;&lt;/EndNote&gt;</w:instrText>
      </w:r>
      <w:r>
        <w:rPr>
          <w:highlight w:val="yellow"/>
        </w:rPr>
        <w:fldChar w:fldCharType="separate"/>
      </w:r>
      <w:r w:rsidR="00AB2A1C">
        <w:rPr>
          <w:noProof/>
          <w:highlight w:val="yellow"/>
        </w:rPr>
        <w:t>(</w:t>
      </w:r>
      <w:hyperlink w:anchor="_ENREF_20" w:tooltip="Bookstein, 1989 #294" w:history="1">
        <w:r w:rsidR="00E23A8E">
          <w:rPr>
            <w:noProof/>
            <w:highlight w:val="yellow"/>
          </w:rPr>
          <w:t>Bookstein, 1989</w:t>
        </w:r>
      </w:hyperlink>
      <w:r w:rsidR="00AB2A1C">
        <w:rPr>
          <w:noProof/>
          <w:highlight w:val="yellow"/>
        </w:rPr>
        <w:t>)</w:t>
      </w:r>
      <w:r>
        <w:rPr>
          <w:highlight w:val="yellow"/>
        </w:rPr>
        <w:fldChar w:fldCharType="end"/>
      </w:r>
      <w:r>
        <w:t>. Additionally, the outline of a shape such as the late</w:t>
      </w:r>
      <w:r w:rsidR="00464065">
        <w:t>ral profile can be considered to be</w:t>
      </w:r>
      <w:r>
        <w:t xml:space="preserve"> an irregular wave and be represented as a Fourier series. </w:t>
      </w:r>
    </w:p>
    <w:p w14:paraId="5B2D18E7" w14:textId="77777777" w:rsidR="00FC2F85" w:rsidRDefault="00FC2F85" w:rsidP="00FC2F85">
      <w:r>
        <w:t>The representation that this thesis is primarily concerned with is the representation of the form as the landmark co-ordinates themselves</w:t>
      </w:r>
    </w:p>
    <w:p w14:paraId="6C212EC8" w14:textId="77777777" w:rsidR="00FC2F85" w:rsidRDefault="00FC2F85" w:rsidP="00FC2F85">
      <m:oMathPara>
        <m:oMath>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oMath>
      </m:oMathPara>
    </w:p>
    <w:p w14:paraId="500CAFD5" w14:textId="77777777" w:rsidR="00FC2F85" w:rsidRDefault="00FC2F85" w:rsidP="00FC2F85"/>
    <w:p w14:paraId="6DE23F85" w14:textId="7E37A5B4" w:rsidR="00FC2F85" w:rsidRDefault="00FC2F85" w:rsidP="00200ECF">
      <w:pPr>
        <w:pStyle w:val="Heading3"/>
        <w:rPr>
          <w:lang w:val="en-US"/>
        </w:rPr>
      </w:pPr>
      <w:r>
        <w:rPr>
          <w:lang w:val="en-US"/>
        </w:rPr>
        <w:t>Procrustes methods for the analysis of landmark configurations</w:t>
      </w:r>
    </w:p>
    <w:p w14:paraId="1BABBDF7" w14:textId="77777777" w:rsidR="00FC2F85" w:rsidRPr="00C02B31" w:rsidRDefault="00FC2F85" w:rsidP="00FC2F85">
      <w:pPr>
        <w:pStyle w:val="Heading4"/>
        <w:rPr>
          <w:lang w:val="en-US"/>
        </w:rPr>
      </w:pPr>
      <w:r>
        <w:rPr>
          <w:lang w:val="en-US"/>
        </w:rPr>
        <w:t>Procrustes methods for comparing two landmark configurations.</w:t>
      </w:r>
    </w:p>
    <w:p w14:paraId="26A36EE5" w14:textId="77777777" w:rsidR="00FC2F85" w:rsidRDefault="00FC2F85" w:rsidP="00FC2F85">
      <w:r>
        <w:t xml:space="preserve">A configuration of landmarks, is simply a set of points in a three-dimensional space. Procrustes Analysis determines the rotation, translation (shift in the centre of the configuration) and uniform scaling to apply to optimally align two configurations. </w:t>
      </w:r>
    </w:p>
    <w:p w14:paraId="66E20993" w14:textId="77777777" w:rsidR="00FC2F85" w:rsidRDefault="00FC2F85" w:rsidP="00FC2F85">
      <w:r>
        <w:t>The residual differences between the locations of each landmarks indicates the differences between the two shapes. This is often visualised as a distance map, where each point is colour-indexed to the difference between the two configurations.</w:t>
      </w:r>
    </w:p>
    <w:p w14:paraId="08964A10" w14:textId="17A4747E" w:rsidR="00FC2F85" w:rsidRDefault="00FC2F85" w:rsidP="00FC2F85">
      <w:r>
        <w:t xml:space="preserve">Standard Procrustes Analysis is widely used. </w:t>
      </w:r>
      <w:r w:rsidR="00464065">
        <w:t>It uses a least-squares criterion</w:t>
      </w:r>
      <w:r>
        <w:t xml:space="preserve"> to estimate the required transformations. That is “optimal” alignment is that which minimises the sum of squared distances between corresponding landmark configurations. It is well established that outliers bias least-squares estimates, because large deviations exert a disproportionate influence on any calculations. In shape analysis this gives rise to the Pinocchio effect </w:t>
      </w:r>
      <w:r>
        <w:fldChar w:fldCharType="begin"/>
      </w:r>
      <w:r w:rsidR="00AB2A1C">
        <w:instrText xml:space="preserve"> ADDIN EN.CITE &lt;EndNote&gt;&lt;Cite&gt;&lt;Author&gt;Zelditch&lt;/Author&gt;&lt;Year&gt;2004&lt;/Year&gt;&lt;RecNum&gt;276&lt;/RecNum&gt;&lt;DisplayText&gt;(Zelditch et al., 2004)&lt;/DisplayText&gt;&lt;record&gt;&lt;rec-number&gt;276&lt;/rec-number&gt;&lt;foreign-keys&gt;&lt;key app="EN" db-id="adtx5xw0uarxaaepweyvx0twsvspp0s9f0ep" timestamp="1448941208"&gt;276&lt;/key&gt;&lt;/foreign-keys&gt;&lt;ref-type name="Book"&gt;6&lt;/ref-type&gt;&lt;contributors&gt;&lt;authors&gt;&lt;author&gt;Zelditch, Miriam Leah&lt;/author&gt;&lt;author&gt;Swiderski, Donald L&lt;/author&gt;&lt;author&gt;Sheets, H David&lt;/author&gt;&lt;/authors&gt;&lt;/contributors&gt;&lt;titles&gt;&lt;title&gt;Geometric Morphometrics for Biologists: A Primer&lt;/title&gt;&lt;/titles&gt;&lt;dates&gt;&lt;year&gt;2004&lt;/year&gt;&lt;/dates&gt;&lt;pub-location&gt;New York&lt;/pub-location&gt;&lt;publisher&gt;Academic Press&lt;/publisher&gt;&lt;isbn&gt;0123869048&lt;/isbn&gt;&lt;urls&gt;&lt;/urls&gt;&lt;/record&gt;&lt;/Cite&gt;&lt;/EndNote&gt;</w:instrText>
      </w:r>
      <w:r>
        <w:fldChar w:fldCharType="separate"/>
      </w:r>
      <w:r w:rsidR="00AB2A1C">
        <w:rPr>
          <w:noProof/>
        </w:rPr>
        <w:t>(</w:t>
      </w:r>
      <w:hyperlink w:anchor="_ENREF_141" w:tooltip="Zelditch, 2004 #276" w:history="1">
        <w:r w:rsidR="00E23A8E">
          <w:rPr>
            <w:noProof/>
          </w:rPr>
          <w:t>Zelditch et al., 2004</w:t>
        </w:r>
      </w:hyperlink>
      <w:r w:rsidR="00AB2A1C">
        <w:rPr>
          <w:noProof/>
        </w:rPr>
        <w:t>)</w:t>
      </w:r>
      <w:r>
        <w:fldChar w:fldCharType="end"/>
      </w:r>
      <w:r>
        <w:t>, whereby large localised shape differences, bias the superimposition. Standard Procrustes Analysis is therefore not suitable for the study of dysmorphology – such as those resulting from abnormal growth processes – where it is precisely the large, localised differences that are of interest.</w:t>
      </w:r>
    </w:p>
    <w:p w14:paraId="08A3EC62" w14:textId="56D309C5" w:rsidR="00FC2F85" w:rsidRDefault="00FC2F85" w:rsidP="00FC2F85">
      <w:r>
        <w:t xml:space="preserve">The relatively new field of </w:t>
      </w:r>
      <w:proofErr w:type="spellStart"/>
      <w:r w:rsidRPr="00625134">
        <w:rPr>
          <w:i/>
        </w:rPr>
        <w:t>dysmorphometrics</w:t>
      </w:r>
      <w:proofErr w:type="spellEnd"/>
      <w:r>
        <w:t xml:space="preserve"> </w:t>
      </w:r>
      <w:r>
        <w:fldChar w:fldCharType="begin"/>
      </w:r>
      <w:r w:rsidR="00AB2A1C">
        <w:instrText xml:space="preserve"> ADDIN EN.CITE &lt;EndNote&gt;&lt;Cite&gt;&lt;Author&gt;Claes&lt;/Author&gt;&lt;Year&gt;2012&lt;/Year&gt;&lt;RecNum&gt;13&lt;/RecNum&gt;&lt;DisplayText&gt;(Claes et al., 2012a)&lt;/DisplayText&gt;&lt;record&gt;&lt;rec-number&gt;13&lt;/rec-number&gt;&lt;foreign-keys&gt;&lt;key app="EN" db-id="adtx5xw0uarxaaepweyvx0twsvspp0s9f0ep" timestamp="1429505905"&gt;13&lt;/key&gt;&lt;/foreign-keys&gt;&lt;ref-type name="Journal Article"&gt;17&lt;/ref-type&gt;&lt;contributors&gt;&lt;authors&gt;&lt;author&gt;Claes, P&lt;/author&gt;&lt;author&gt;Daniels, K&lt;/author&gt;&lt;author&gt;Walters, M&lt;/author&gt;&lt;author&gt;Clement, J&lt;/author&gt;&lt;author&gt;Vandermuelen, D&lt;/author&gt;&lt;author&gt;Suetens, P&lt;/author&gt;&lt;/authors&gt;&lt;/contributors&gt;&lt;titles&gt;&lt;title&gt;Dysmorphometrics: The modelling of morphological abnormality&lt;/title&gt;&lt;secondary-title&gt;Theoretical Biology and Medical Modelling&lt;/secondary-title&gt;&lt;/titles&gt;&lt;periodical&gt;&lt;full-title&gt;Theoretical Biology and Medical Modelling&lt;/full-title&gt;&lt;/periodical&gt;&lt;volume&gt;9&lt;/volume&gt;&lt;dates&gt;&lt;year&gt;2012&lt;/year&gt;&lt;/dates&gt;&lt;urls&gt;&lt;/urls&gt;&lt;electronic-resource-num&gt;10.1186/1742-4682-9-5&lt;/electronic-resource-num&gt;&lt;/record&gt;&lt;/Cite&gt;&lt;/EndNote&gt;</w:instrText>
      </w:r>
      <w:r>
        <w:fldChar w:fldCharType="separate"/>
      </w:r>
      <w:r w:rsidR="00AB2A1C">
        <w:rPr>
          <w:noProof/>
        </w:rPr>
        <w:t>(</w:t>
      </w:r>
      <w:hyperlink w:anchor="_ENREF_29" w:tooltip="Claes, 2012 #13" w:history="1">
        <w:r w:rsidR="00E23A8E">
          <w:rPr>
            <w:noProof/>
          </w:rPr>
          <w:t>Claes et al., 2012a</w:t>
        </w:r>
      </w:hyperlink>
      <w:r w:rsidR="00AB2A1C">
        <w:rPr>
          <w:noProof/>
        </w:rPr>
        <w:t>)</w:t>
      </w:r>
      <w:r>
        <w:fldChar w:fldCharType="end"/>
      </w:r>
      <w:r>
        <w:t xml:space="preserve"> was developed to deal with this issue. Among the techniques developed within this new field is a weighted “robust” Procrustes superimposition where the Procrustes alignment and whether a particular landmark is an outlier or inlier are iteratively estimated. The result is a weighted least-squares estimate, where the contribution of each landmark to the estimated transformation is related inversely to the probability that it is an outlier. </w:t>
      </w:r>
    </w:p>
    <w:p w14:paraId="13B0114B" w14:textId="77777777" w:rsidR="00FC2F85" w:rsidRDefault="00FC2F85" w:rsidP="00FC2F85">
      <w:r>
        <w:lastRenderedPageBreak/>
        <w:fldChar w:fldCharType="begin"/>
      </w:r>
      <w:r>
        <w:instrText xml:space="preserve"> REF _Ref435082851 \h </w:instrText>
      </w:r>
      <w:r>
        <w:fldChar w:fldCharType="separate"/>
      </w:r>
      <w:r w:rsidR="006439E2">
        <w:t xml:space="preserve">Figure </w:t>
      </w:r>
      <w:r w:rsidR="006439E2">
        <w:rPr>
          <w:noProof/>
        </w:rPr>
        <w:t>2</w:t>
      </w:r>
      <w:r w:rsidR="006439E2">
        <w:t>.</w:t>
      </w:r>
      <w:r w:rsidR="006439E2">
        <w:rPr>
          <w:noProof/>
        </w:rPr>
        <w:t>5</w:t>
      </w:r>
      <w:r>
        <w:fldChar w:fldCharType="end"/>
      </w:r>
      <w:r>
        <w:t xml:space="preserve"> illustrates Procrustes superimposition and the </w:t>
      </w:r>
      <w:proofErr w:type="spellStart"/>
      <w:r>
        <w:t>Pinnochio</w:t>
      </w:r>
      <w:proofErr w:type="spellEnd"/>
      <w:r>
        <w:t xml:space="preserve"> effect. Here there are two versions of the same face. These are identical except in one (“</w:t>
      </w:r>
      <w:proofErr w:type="spellStart"/>
      <w:r>
        <w:t>Pinnochio</w:t>
      </w:r>
      <w:proofErr w:type="spellEnd"/>
      <w:r>
        <w:t xml:space="preserve"> lying”) the nose is abnormally extended. The middle row shows the standard and robust Procrustes alignments of the two images. In the standard case, the alignment is not accurate in that the identical regions are not perfectly aligned. In the robust cases the alignment of the identical regions is much better. The bottom row illustrates how the abnormality (the large nose) might be characterised in “distance map”. Here each point on the “Lying </w:t>
      </w:r>
      <w:proofErr w:type="spellStart"/>
      <w:r>
        <w:t>Pinnochio</w:t>
      </w:r>
      <w:proofErr w:type="spellEnd"/>
      <w:r>
        <w:t xml:space="preserve">” is colour indexed to the distance between its corresponding point on the “Truthful </w:t>
      </w:r>
      <w:proofErr w:type="spellStart"/>
      <w:r>
        <w:t>Pinnochio</w:t>
      </w:r>
      <w:proofErr w:type="spellEnd"/>
      <w:r>
        <w:t>”.</w:t>
      </w:r>
    </w:p>
    <w:p w14:paraId="64942BBB" w14:textId="77777777" w:rsidR="00FC2F85" w:rsidRDefault="00FC2F85" w:rsidP="00FC2F85">
      <w:pPr>
        <w:jc w:val="center"/>
      </w:pPr>
      <w:r>
        <w:t xml:space="preserve">[Insert </w:t>
      </w:r>
      <w:r>
        <w:fldChar w:fldCharType="begin"/>
      </w:r>
      <w:r>
        <w:instrText xml:space="preserve"> REF _Ref435082851 \h </w:instrText>
      </w:r>
      <w:r>
        <w:fldChar w:fldCharType="separate"/>
      </w:r>
      <w:r w:rsidR="006439E2">
        <w:t xml:space="preserve">Figure </w:t>
      </w:r>
      <w:r w:rsidR="006439E2">
        <w:rPr>
          <w:noProof/>
        </w:rPr>
        <w:t>2</w:t>
      </w:r>
      <w:r w:rsidR="006439E2">
        <w:t>.</w:t>
      </w:r>
      <w:r w:rsidR="006439E2">
        <w:rPr>
          <w:noProof/>
        </w:rPr>
        <w:t>5</w:t>
      </w:r>
      <w:r>
        <w:fldChar w:fldCharType="end"/>
      </w:r>
      <w:r>
        <w:t xml:space="preserve"> about here]</w:t>
      </w:r>
    </w:p>
    <w:p w14:paraId="235E9BB2" w14:textId="77777777" w:rsidR="00FC2F85" w:rsidRDefault="00FC2F85" w:rsidP="00FC2F85">
      <w:pPr>
        <w:pStyle w:val="Heading4"/>
      </w:pPr>
      <w:bookmarkStart w:id="7" w:name="_Ref441324876"/>
      <w:r>
        <w:t>Procrustes methods for determining shape-space</w:t>
      </w:r>
      <w:bookmarkEnd w:id="7"/>
    </w:p>
    <w:p w14:paraId="7F87D1AE" w14:textId="4A300A41" w:rsidR="00FC2F85" w:rsidRDefault="00FC2F85" w:rsidP="00FC2F85">
      <w:r>
        <w:t xml:space="preserve">An important concept in the analysis of groups of shapes is a shape-space </w:t>
      </w:r>
      <w:r w:rsidR="00464065">
        <w:fldChar w:fldCharType="begin"/>
      </w:r>
      <w:r w:rsidR="00AB2A1C">
        <w:instrText xml:space="preserve"> ADDIN EN.CITE &lt;EndNote&gt;&lt;Cite&gt;&lt;Author&gt;Dryden&lt;/Author&gt;&lt;Year&gt;1998&lt;/Year&gt;&lt;RecNum&gt;165&lt;/RecNum&gt;&lt;DisplayText&gt;(Dryden and Mardia, 1998)&lt;/DisplayText&gt;&lt;record&gt;&lt;rec-number&gt;165&lt;/rec-number&gt;&lt;foreign-keys&gt;&lt;key app="EN" db-id="adtx5xw0uarxaaepweyvx0twsvspp0s9f0ep" timestamp="1444876902"&gt;165&lt;/key&gt;&lt;/foreign-keys&gt;&lt;ref-type name="Book"&gt;6&lt;/ref-type&gt;&lt;contributors&gt;&lt;authors&gt;&lt;author&gt;Dryden, Ian L&lt;/author&gt;&lt;author&gt;Mardia, Kanti V&lt;/author&gt;&lt;/authors&gt;&lt;/contributors&gt;&lt;titles&gt;&lt;title&gt;Statistical shape analysis&lt;/title&gt;&lt;/titles&gt;&lt;volume&gt;4&lt;/volume&gt;&lt;dates&gt;&lt;year&gt;1998&lt;/year&gt;&lt;/dates&gt;&lt;publisher&gt;Wiley Chichester&lt;/publisher&gt;&lt;urls&gt;&lt;/urls&gt;&lt;/record&gt;&lt;/Cite&gt;&lt;/EndNote&gt;</w:instrText>
      </w:r>
      <w:r w:rsidR="00464065">
        <w:fldChar w:fldCharType="separate"/>
      </w:r>
      <w:r w:rsidR="00AB2A1C">
        <w:rPr>
          <w:noProof/>
        </w:rPr>
        <w:t>(</w:t>
      </w:r>
      <w:hyperlink w:anchor="_ENREF_39" w:tooltip="Dryden, 1998 #165" w:history="1">
        <w:r w:rsidR="00E23A8E">
          <w:rPr>
            <w:noProof/>
          </w:rPr>
          <w:t>Dryden and Mardia, 1998</w:t>
        </w:r>
      </w:hyperlink>
      <w:r w:rsidR="00AB2A1C">
        <w:rPr>
          <w:noProof/>
        </w:rPr>
        <w:t>)</w:t>
      </w:r>
      <w:r w:rsidR="00464065">
        <w:fldChar w:fldCharType="end"/>
      </w:r>
      <w:r w:rsidR="00464065">
        <w:t xml:space="preserve">. </w:t>
      </w:r>
      <w:r>
        <w:t>Where each point is an instance of a shape and each axis is some variable that contains information about the shape (e.g. inter-landmark measurement or landmark co-ordinates). In order to define a shape space where landmark co-ordinates are the axes</w:t>
      </w:r>
      <w:ins w:id="8" w:author="Tony Penington" w:date="2016-01-30T16:12:00Z">
        <w:r w:rsidR="008F7DD9">
          <w:t>,</w:t>
        </w:r>
      </w:ins>
      <w:r>
        <w:t xml:space="preserve"> Generalised Procrustes Analysis</w:t>
      </w:r>
      <w:r w:rsidR="008F7DD9">
        <w:t xml:space="preserve"> (GPA)</w:t>
      </w:r>
      <w:r>
        <w:t xml:space="preserve"> is used. </w:t>
      </w:r>
    </w:p>
    <w:p w14:paraId="1883EE22" w14:textId="53A132E0" w:rsidR="00FC2F85" w:rsidRPr="00190E9C" w:rsidRDefault="00FC2F85" w:rsidP="00FC2F85">
      <w:pPr>
        <w:rPr>
          <w:rStyle w:val="Emphasis"/>
        </w:rPr>
      </w:pPr>
      <w:r>
        <w:t xml:space="preserve">Generalised Procrustes Analysis </w:t>
      </w:r>
      <w:r>
        <w:fldChar w:fldCharType="begin"/>
      </w:r>
      <w:r w:rsidR="00AB2A1C">
        <w:instrText xml:space="preserve"> ADDIN EN.CITE &lt;EndNote&gt;&lt;Cite&gt;&lt;Author&gt;Gower&lt;/Author&gt;&lt;Year&gt;1975&lt;/Year&gt;&lt;RecNum&gt;66&lt;/RecNum&gt;&lt;DisplayText&gt;(Gower, 1975)&lt;/DisplayText&gt;&lt;record&gt;&lt;rec-number&gt;66&lt;/rec-number&gt;&lt;foreign-keys&gt;&lt;key app="EN" db-id="adtx5xw0uarxaaepweyvx0twsvspp0s9f0ep" timestamp="1442968852"&gt;66&lt;/key&gt;&lt;/foreign-keys&gt;&lt;ref-type name="Journal Article"&gt;17&lt;/ref-type&gt;&lt;contributors&gt;&lt;authors&gt;&lt;author&gt;Gower, John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dates&gt;&lt;year&gt;1975&lt;/year&gt;&lt;/dates&gt;&lt;isbn&gt;0033-3123&lt;/isbn&gt;&lt;urls&gt;&lt;/urls&gt;&lt;/record&gt;&lt;/Cite&gt;&lt;/EndNote&gt;</w:instrText>
      </w:r>
      <w:r>
        <w:fldChar w:fldCharType="separate"/>
      </w:r>
      <w:r w:rsidR="00AB2A1C">
        <w:rPr>
          <w:noProof/>
        </w:rPr>
        <w:t>(</w:t>
      </w:r>
      <w:hyperlink w:anchor="_ENREF_66" w:tooltip="Gower, 1975 #66" w:history="1">
        <w:r w:rsidR="00E23A8E">
          <w:rPr>
            <w:noProof/>
          </w:rPr>
          <w:t>Gower, 1975</w:t>
        </w:r>
      </w:hyperlink>
      <w:r w:rsidR="00AB2A1C">
        <w:rPr>
          <w:noProof/>
        </w:rPr>
        <w:t>)</w:t>
      </w:r>
      <w:r>
        <w:fldChar w:fldCharType="end"/>
      </w:r>
      <w:r>
        <w:t xml:space="preserve"> is an iterative process that estimates the mean configuration of a population of shapes, and brings each example shape into a common frame of reference (i.e. relative to the mean). First, some example configuration is selected as a proxy for the mean. The selection is not crucial, although it is often useful to select one where the co-ordinate x, y, and z axes are aligned to anatomical axes. All faces are scaled to a standard size and superimposed on this mean. The mean of all (now co-aligned) landmark co-ordinates, is then taken as an updated estimate of the mean configuration and the process is repeated, and usually converges in three iterations. The landmarks are mean-centred (the co-ordinates of the mean configuration are subtracted from each configuration), these mean-centred landmark co-ordinates are </w:t>
      </w:r>
      <w:r w:rsidRPr="005765C5">
        <w:t xml:space="preserve">called </w:t>
      </w:r>
      <w:r>
        <w:rPr>
          <w:rStyle w:val="Emphasis"/>
        </w:rPr>
        <w:t xml:space="preserve">Procrustes residuals </w:t>
      </w:r>
      <w:r w:rsidRPr="00190E9C">
        <w:t>a</w:t>
      </w:r>
      <w:r>
        <w:t>nd reflect each configuration</w:t>
      </w:r>
      <w:ins w:id="9" w:author="Tony Penington" w:date="2016-01-30T16:10:00Z">
        <w:r w:rsidR="008F7DD9">
          <w:t>’</w:t>
        </w:r>
      </w:ins>
      <w:r>
        <w:t>s deviation from the mean.</w:t>
      </w:r>
    </w:p>
    <w:p w14:paraId="185353D0" w14:textId="77777777" w:rsidR="00FC2F85" w:rsidRDefault="00FC2F85" w:rsidP="00FC2F85">
      <w:r>
        <w:t>The population of shapes can now be represented as a matrix:</w:t>
      </w:r>
    </w:p>
    <w:p w14:paraId="4FC314A6" w14:textId="77777777" w:rsidR="00FC2F85" w:rsidRPr="00DC3E93" w:rsidRDefault="00FC2F85" w:rsidP="00FC2F85">
      <w:pPr>
        <w:rPr>
          <w:rFonts w:eastAsiaTheme="minorEastAsia"/>
        </w:rPr>
      </w:pPr>
      <m:oMathPara>
        <m:oMath>
          <m:r>
            <w:rPr>
              <w:rFonts w:ascii="Cambria Math" w:hAnsi="Cambria Math"/>
            </w:rPr>
            <m:t>P</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1</m:t>
                        </m:r>
                      </m:e>
                      <m:sub>
                        <m:sSub>
                          <m:sSubPr>
                            <m:ctrlPr>
                              <w:rPr>
                                <w:rFonts w:ascii="Cambria Math" w:hAnsi="Cambria Math"/>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m:t>
                        </m:r>
                      </m:e>
                      <m:sub>
                        <m:sSub>
                          <m:sSubPr>
                            <m:ctrlPr>
                              <w:rPr>
                                <w:rFonts w:ascii="Cambria Math" w:hAnsi="Cambria Math"/>
                              </w:rPr>
                            </m:ctrlPr>
                          </m:sSubPr>
                          <m:e>
                            <m:r>
                              <w:rPr>
                                <w:rFonts w:ascii="Cambria Math" w:hAnsi="Cambria Math"/>
                              </w:rPr>
                              <m:t>y</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m:t>
                        </m:r>
                      </m:e>
                      <m:sub>
                        <m:sSub>
                          <m:sSubPr>
                            <m:ctrlPr>
                              <w:rPr>
                                <w:rFonts w:ascii="Cambria Math" w:hAnsi="Cambria Math"/>
                              </w:rPr>
                            </m:ctrlPr>
                          </m:sSubPr>
                          <m:e>
                            <m:r>
                              <w:rPr>
                                <w:rFonts w:ascii="Cambria Math" w:hAnsi="Cambria Math"/>
                              </w:rPr>
                              <m:t>z</m:t>
                            </m:r>
                          </m:e>
                          <m:sub>
                            <m:r>
                              <m:rPr>
                                <m:sty m:val="p"/>
                              </m:rPr>
                              <w:rPr>
                                <w:rFonts w:ascii="Cambria Math" w:hAnsi="Cambria Math"/>
                              </w:rPr>
                              <m:t>1</m:t>
                            </m:r>
                          </m:sub>
                        </m:sSub>
                      </m:sub>
                    </m:sSub>
                  </m:e>
                  <m:e>
                    <m:r>
                      <m:rPr>
                        <m:sty m:val="p"/>
                      </m:rPr>
                      <w:rPr>
                        <w:rFonts w:ascii="Cambria Math" w:hAnsi="Cambria Math"/>
                      </w:rPr>
                      <m:t>⋯</m:t>
                    </m:r>
                  </m:e>
                  <m:e>
                    <m:sSub>
                      <m:sSubPr>
                        <m:ctrlPr>
                          <w:rPr>
                            <w:rFonts w:ascii="Cambria Math" w:hAnsi="Cambria Math"/>
                          </w:rPr>
                        </m:ctrlPr>
                      </m:sSubPr>
                      <m:e>
                        <m:r>
                          <m:rPr>
                            <m:sty m:val="p"/>
                          </m:rPr>
                          <w:rPr>
                            <w:rFonts w:ascii="Cambria Math" w:hAnsi="Cambria Math"/>
                          </w:rPr>
                          <m:t>1</m:t>
                        </m:r>
                      </m:e>
                      <m:sub>
                        <m:sSub>
                          <m:sSubPr>
                            <m:ctrlPr>
                              <w:rPr>
                                <w:rFonts w:ascii="Cambria Math" w:hAnsi="Cambria Math"/>
                              </w:rPr>
                            </m:ctrlPr>
                          </m:sSubPr>
                          <m:e>
                            <m:r>
                              <w:rPr>
                                <w:rFonts w:ascii="Cambria Math" w:hAnsi="Cambria Math"/>
                              </w:rPr>
                              <m:t>x</m:t>
                            </m:r>
                          </m:e>
                          <m:sub>
                            <m:r>
                              <w:rPr>
                                <w:rFonts w:ascii="Cambria Math" w:hAnsi="Cambria Math"/>
                              </w:rPr>
                              <m:t>k</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m:t>
                        </m:r>
                      </m:e>
                      <m:sub>
                        <m:sSub>
                          <m:sSubPr>
                            <m:ctrlPr>
                              <w:rPr>
                                <w:rFonts w:ascii="Cambria Math" w:hAnsi="Cambria Math"/>
                              </w:rPr>
                            </m:ctrlPr>
                          </m:sSubPr>
                          <m:e>
                            <m:r>
                              <w:rPr>
                                <w:rFonts w:ascii="Cambria Math" w:hAnsi="Cambria Math"/>
                              </w:rPr>
                              <m:t>y</m:t>
                            </m:r>
                          </m:e>
                          <m:sub>
                            <m:r>
                              <w:rPr>
                                <w:rFonts w:ascii="Cambria Math" w:hAnsi="Cambria Math"/>
                              </w:rPr>
                              <m:t>k</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m:t>
                        </m:r>
                      </m:e>
                      <m:sub>
                        <m:sSub>
                          <m:sSubPr>
                            <m:ctrlPr>
                              <w:rPr>
                                <w:rFonts w:ascii="Cambria Math" w:hAnsi="Cambria Math"/>
                              </w:rPr>
                            </m:ctrlPr>
                          </m:sSubPr>
                          <m:e>
                            <m:r>
                              <w:rPr>
                                <w:rFonts w:ascii="Cambria Math" w:hAnsi="Cambria Math"/>
                              </w:rPr>
                              <m:t>z</m:t>
                            </m:r>
                          </m:e>
                          <m:sub>
                            <m:r>
                              <w:rPr>
                                <w:rFonts w:ascii="Cambria Math" w:hAnsi="Cambria Math"/>
                              </w:rPr>
                              <m:t>k</m:t>
                            </m:r>
                          </m:sub>
                        </m:sSub>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j</m:t>
                        </m:r>
                      </m:e>
                      <m:sub>
                        <m:sSub>
                          <m:sSubPr>
                            <m:ctrlPr>
                              <w:rPr>
                                <w:rFonts w:ascii="Cambria Math" w:hAnsi="Cambria Math"/>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j</m:t>
                        </m:r>
                      </m:e>
                      <m:sub>
                        <m:sSub>
                          <m:sSubPr>
                            <m:ctrlPr>
                              <w:rPr>
                                <w:rFonts w:ascii="Cambria Math" w:hAnsi="Cambria Math"/>
                              </w:rPr>
                            </m:ctrlPr>
                          </m:sSubPr>
                          <m:e>
                            <m:r>
                              <w:rPr>
                                <w:rFonts w:ascii="Cambria Math" w:hAnsi="Cambria Math"/>
                              </w:rPr>
                              <m:t>y</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j</m:t>
                        </m:r>
                      </m:e>
                      <m:sub>
                        <m:sSub>
                          <m:sSubPr>
                            <m:ctrlPr>
                              <w:rPr>
                                <w:rFonts w:ascii="Cambria Math" w:hAnsi="Cambria Math"/>
                              </w:rPr>
                            </m:ctrlPr>
                          </m:sSubPr>
                          <m:e>
                            <m:r>
                              <w:rPr>
                                <w:rFonts w:ascii="Cambria Math" w:hAnsi="Cambria Math"/>
                              </w:rPr>
                              <m:t>z</m:t>
                            </m:r>
                          </m:e>
                          <m:sub>
                            <m:r>
                              <m:rPr>
                                <m:sty m:val="p"/>
                              </m:rPr>
                              <w:rPr>
                                <w:rFonts w:ascii="Cambria Math" w:hAnsi="Cambria Math"/>
                              </w:rPr>
                              <m:t>1</m:t>
                            </m:r>
                          </m:sub>
                        </m:sSub>
                      </m:sub>
                    </m:sSub>
                  </m:e>
                  <m:e>
                    <m:r>
                      <m:rPr>
                        <m:sty m:val="p"/>
                      </m:rPr>
                      <w:rPr>
                        <w:rFonts w:ascii="Cambria Math" w:hAnsi="Cambria Math"/>
                      </w:rPr>
                      <m:t>⋯</m:t>
                    </m:r>
                  </m:e>
                  <m:e>
                    <m:sSub>
                      <m:sSubPr>
                        <m:ctrlPr>
                          <w:rPr>
                            <w:rFonts w:ascii="Cambria Math" w:hAnsi="Cambria Math"/>
                          </w:rPr>
                        </m:ctrlPr>
                      </m:sSubPr>
                      <m:e>
                        <m:r>
                          <w:rPr>
                            <w:rFonts w:ascii="Cambria Math" w:hAnsi="Cambria Math"/>
                          </w:rPr>
                          <m:t>j</m:t>
                        </m:r>
                      </m:e>
                      <m:sub>
                        <m:sSub>
                          <m:sSubPr>
                            <m:ctrlPr>
                              <w:rPr>
                                <w:rFonts w:ascii="Cambria Math" w:hAnsi="Cambria Math"/>
                              </w:rPr>
                            </m:ctrlPr>
                          </m:sSubPr>
                          <m:e>
                            <m:r>
                              <w:rPr>
                                <w:rFonts w:ascii="Cambria Math" w:hAnsi="Cambria Math"/>
                              </w:rPr>
                              <m:t>x</m:t>
                            </m:r>
                          </m:e>
                          <m:sub>
                            <m:r>
                              <w:rPr>
                                <w:rFonts w:ascii="Cambria Math" w:hAnsi="Cambria Math"/>
                              </w:rPr>
                              <m:t>k</m:t>
                            </m:r>
                          </m:sub>
                        </m:sSub>
                      </m:sub>
                    </m:sSub>
                    <m:r>
                      <m:rPr>
                        <m:sty m:val="p"/>
                      </m:rPr>
                      <w:rPr>
                        <w:rFonts w:ascii="Cambria Math" w:hAnsi="Cambria Math"/>
                      </w:rPr>
                      <m:t>,</m:t>
                    </m:r>
                    <m:sSub>
                      <m:sSubPr>
                        <m:ctrlPr>
                          <w:rPr>
                            <w:rFonts w:ascii="Cambria Math" w:hAnsi="Cambria Math"/>
                          </w:rPr>
                        </m:ctrlPr>
                      </m:sSubPr>
                      <m:e>
                        <m:r>
                          <w:rPr>
                            <w:rFonts w:ascii="Cambria Math" w:hAnsi="Cambria Math"/>
                          </w:rPr>
                          <m:t>j</m:t>
                        </m:r>
                      </m:e>
                      <m:sub>
                        <m:sSub>
                          <m:sSubPr>
                            <m:ctrlPr>
                              <w:rPr>
                                <w:rFonts w:ascii="Cambria Math" w:hAnsi="Cambria Math"/>
                              </w:rPr>
                            </m:ctrlPr>
                          </m:sSubPr>
                          <m:e>
                            <m:r>
                              <w:rPr>
                                <w:rFonts w:ascii="Cambria Math" w:hAnsi="Cambria Math"/>
                              </w:rPr>
                              <m:t>y</m:t>
                            </m:r>
                          </m:e>
                          <m:sub>
                            <m:r>
                              <w:rPr>
                                <w:rFonts w:ascii="Cambria Math" w:hAnsi="Cambria Math"/>
                              </w:rPr>
                              <m:t>k</m:t>
                            </m:r>
                          </m:sub>
                        </m:sSub>
                      </m:sub>
                    </m:sSub>
                    <m:r>
                      <m:rPr>
                        <m:sty m:val="p"/>
                      </m:rPr>
                      <w:rPr>
                        <w:rFonts w:ascii="Cambria Math" w:hAnsi="Cambria Math"/>
                      </w:rPr>
                      <m:t>,</m:t>
                    </m:r>
                    <m:sSub>
                      <m:sSubPr>
                        <m:ctrlPr>
                          <w:rPr>
                            <w:rFonts w:ascii="Cambria Math" w:hAnsi="Cambria Math"/>
                          </w:rPr>
                        </m:ctrlPr>
                      </m:sSubPr>
                      <m:e>
                        <m:r>
                          <w:rPr>
                            <w:rFonts w:ascii="Cambria Math" w:hAnsi="Cambria Math"/>
                          </w:rPr>
                          <m:t>j</m:t>
                        </m:r>
                      </m:e>
                      <m:sub>
                        <m:sSub>
                          <m:sSubPr>
                            <m:ctrlPr>
                              <w:rPr>
                                <w:rFonts w:ascii="Cambria Math" w:hAnsi="Cambria Math"/>
                              </w:rPr>
                            </m:ctrlPr>
                          </m:sSubPr>
                          <m:e>
                            <m:r>
                              <w:rPr>
                                <w:rFonts w:ascii="Cambria Math" w:hAnsi="Cambria Math"/>
                              </w:rPr>
                              <m:t>z</m:t>
                            </m:r>
                          </m:e>
                          <m:sub>
                            <m:r>
                              <w:rPr>
                                <w:rFonts w:ascii="Cambria Math" w:hAnsi="Cambria Math"/>
                              </w:rPr>
                              <m:t>k</m:t>
                            </m:r>
                          </m:sub>
                        </m:sSub>
                      </m:sub>
                    </m:sSub>
                  </m:e>
                </m:mr>
              </m:m>
            </m:e>
          </m:d>
        </m:oMath>
      </m:oMathPara>
    </w:p>
    <w:p w14:paraId="09FC0617" w14:textId="77777777" w:rsidR="00FC2F85" w:rsidRDefault="00FC2F85" w:rsidP="00FC2F85">
      <w:r>
        <w:t xml:space="preserve">where the rows correspond to </w:t>
      </w:r>
      <w:r w:rsidRPr="00F34228">
        <w:rPr>
          <w:rStyle w:val="MathsousideequationChar"/>
        </w:rPr>
        <w:t>j</w:t>
      </w:r>
      <w:r>
        <w:t xml:space="preserve"> shapes and the columns contain the x, y and z Procrustes residuals for </w:t>
      </w:r>
      <w:r>
        <w:rPr>
          <w:i/>
        </w:rPr>
        <w:t>k</w:t>
      </w:r>
      <w:r>
        <w:t xml:space="preserve"> landmarks (e.g. </w:t>
      </w:r>
      <m:oMath>
        <m:sSub>
          <m:sSubPr>
            <m:ctrlPr>
              <w:rPr>
                <w:rStyle w:val="MathsousideequationChar"/>
                <w:rFonts w:ascii="Cambria Math" w:hAnsi="Cambria Math"/>
                <w:b w:val="0"/>
                <w:i w:val="0"/>
              </w:rPr>
            </m:ctrlPr>
          </m:sSubPr>
          <m:e>
            <m:r>
              <m:rPr>
                <m:sty m:val="p"/>
              </m:rPr>
              <w:rPr>
                <w:rStyle w:val="MathsousideequationChar"/>
                <w:rFonts w:ascii="Cambria Math" w:hAnsi="Cambria Math"/>
              </w:rPr>
              <m:t>1</m:t>
            </m:r>
          </m:e>
          <m:sub>
            <m:sSub>
              <m:sSubPr>
                <m:ctrlPr>
                  <w:rPr>
                    <w:rStyle w:val="MathsousideequationChar"/>
                    <w:rFonts w:ascii="Cambria Math" w:hAnsi="Cambria Math"/>
                    <w:b w:val="0"/>
                    <w:i w:val="0"/>
                  </w:rPr>
                </m:ctrlPr>
              </m:sSubPr>
              <m:e>
                <m:r>
                  <m:rPr>
                    <m:sty m:val="p"/>
                  </m:rPr>
                  <w:rPr>
                    <w:rStyle w:val="MathsousideequationChar"/>
                    <w:rFonts w:ascii="Cambria Math" w:hAnsi="Cambria Math"/>
                  </w:rPr>
                  <m:t>x</m:t>
                </m:r>
              </m:e>
              <m:sub>
                <m:r>
                  <m:rPr>
                    <m:sty m:val="p"/>
                  </m:rPr>
                  <w:rPr>
                    <w:rStyle w:val="MathsousideequationChar"/>
                    <w:rFonts w:ascii="Cambria Math" w:hAnsi="Cambria Math"/>
                  </w:rPr>
                  <m:t>k</m:t>
                </m:r>
              </m:sub>
            </m:sSub>
          </m:sub>
        </m:sSub>
      </m:oMath>
      <w:r>
        <w:t xml:space="preserve">  refers the x co-ordinate of the kth landmark on the first shape). The geometrical interpretation of this matrix is as a point-cloud in </w:t>
      </w:r>
      <w:r w:rsidRPr="004E1152">
        <w:rPr>
          <w:i/>
        </w:rPr>
        <w:t>k</w:t>
      </w:r>
      <w:r>
        <w:rPr>
          <w:i/>
        </w:rPr>
        <w:t xml:space="preserve"> </w:t>
      </w:r>
      <w:r>
        <w:t xml:space="preserve">x </w:t>
      </w:r>
      <w:proofErr w:type="gramStart"/>
      <w:r>
        <w:t>3 dimensional</w:t>
      </w:r>
      <w:proofErr w:type="gramEnd"/>
      <w:r>
        <w:t xml:space="preserve"> space. Each row (shape) can be thought of as a point within that space. </w:t>
      </w:r>
      <w:r>
        <w:fldChar w:fldCharType="begin"/>
      </w:r>
      <w:r>
        <w:instrText xml:space="preserve"> REF _Ref435015880 \h  \* MERGEFORMAT </w:instrText>
      </w:r>
      <w:r>
        <w:fldChar w:fldCharType="separate"/>
      </w:r>
      <w:r w:rsidR="006439E2">
        <w:t xml:space="preserve">Figure </w:t>
      </w:r>
      <w:r w:rsidR="006439E2">
        <w:rPr>
          <w:noProof/>
        </w:rPr>
        <w:t>2.6</w:t>
      </w:r>
      <w:r>
        <w:fldChar w:fldCharType="end"/>
      </w:r>
      <w:r>
        <w:t xml:space="preserve"> illustrates a distribution of shapes on the first two Procrustes residuals (columns) in P.</w:t>
      </w:r>
    </w:p>
    <w:p w14:paraId="24825568" w14:textId="77777777" w:rsidR="00FC2F85" w:rsidRDefault="00FC2F85" w:rsidP="00FC2F85">
      <w:pPr>
        <w:jc w:val="center"/>
      </w:pPr>
      <w:r>
        <w:t xml:space="preserve">[Insert </w:t>
      </w:r>
      <w:r>
        <w:fldChar w:fldCharType="begin"/>
      </w:r>
      <w:r>
        <w:instrText xml:space="preserve"> REF _Ref435015880 \h  \* MERGEFORMAT </w:instrText>
      </w:r>
      <w:r>
        <w:fldChar w:fldCharType="separate"/>
      </w:r>
      <w:r w:rsidR="006439E2">
        <w:t xml:space="preserve">Figure </w:t>
      </w:r>
      <w:r w:rsidR="006439E2">
        <w:rPr>
          <w:noProof/>
        </w:rPr>
        <w:t>2.6</w:t>
      </w:r>
      <w:r>
        <w:fldChar w:fldCharType="end"/>
      </w:r>
      <w:r>
        <w:t xml:space="preserve"> about here]</w:t>
      </w:r>
    </w:p>
    <w:p w14:paraId="5696C206" w14:textId="6CB15B71" w:rsidR="00ED6DC2" w:rsidRDefault="00FC2F85" w:rsidP="00FC2F85">
      <w:r>
        <w:t xml:space="preserve">After GPA the matrix of Procrustes residuals constitute k x3 mean-centred variables that represent the shape of each face in a common frame of reference (e.g. relative to the Procrustes mean). </w:t>
      </w:r>
    </w:p>
    <w:p w14:paraId="286A7A30" w14:textId="28448D33" w:rsidR="00ED6DC2" w:rsidRPr="00ED6DC2" w:rsidRDefault="002522E5" w:rsidP="00FC2F85">
      <w:r>
        <w:lastRenderedPageBreak/>
        <w:t>It is convenient, both conceptually and mathematically</w:t>
      </w:r>
      <w:r w:rsidR="00464065">
        <w:t>,</w:t>
      </w:r>
      <w:r>
        <w:t xml:space="preserve"> </w:t>
      </w:r>
      <w:r w:rsidR="00ED6DC2">
        <w:t>to “rotate” the data onto new axes called Principal Components (also illustrated in Figure 1.4.). Geometrically, these are orthogonal directions through the point-cloud that successively capture less and less variability in the data. The first PC is the direction along which the point-cloud is most stretched (there is most variability). Each PC represents a particular way in which the sample of shapes vary. They do no</w:t>
      </w:r>
      <w:r w:rsidR="00AC1422">
        <w:t>t have any particular biological</w:t>
      </w:r>
      <w:r w:rsidR="00ED6DC2">
        <w:t xml:space="preserve"> </w:t>
      </w:r>
      <w:proofErr w:type="gramStart"/>
      <w:r w:rsidR="00ED6DC2">
        <w:t>meaning</w:t>
      </w:r>
      <w:r w:rsidR="00AC1422">
        <w:t xml:space="preserve">, </w:t>
      </w:r>
      <w:r w:rsidR="00ED6DC2">
        <w:t>but</w:t>
      </w:r>
      <w:proofErr w:type="gramEnd"/>
      <w:r w:rsidR="00ED6DC2">
        <w:t xml:space="preserve"> provide an intuitive way to summarise the variation present in the sample and </w:t>
      </w:r>
      <w:commentRangeStart w:id="10"/>
      <w:r w:rsidR="00ED6DC2">
        <w:t>possess</w:t>
      </w:r>
      <w:commentRangeEnd w:id="10"/>
      <w:r w:rsidR="008F7DD9">
        <w:rPr>
          <w:rStyle w:val="CommentReference"/>
        </w:rPr>
        <w:commentReference w:id="10"/>
      </w:r>
      <w:r w:rsidR="00ED6DC2">
        <w:t xml:space="preserve"> convenient mathematical properties. Rotated data is generally referred to as a </w:t>
      </w:r>
      <w:r w:rsidR="00ED6DC2" w:rsidRPr="00ED6DC2">
        <w:rPr>
          <w:i/>
        </w:rPr>
        <w:t>point-distribution model</w:t>
      </w:r>
      <w:r w:rsidR="00AC1422">
        <w:t xml:space="preserve"> </w:t>
      </w:r>
      <w:r w:rsidR="00AC1422">
        <w:fldChar w:fldCharType="begin"/>
      </w:r>
      <w:r w:rsidR="00AB2A1C">
        <w:instrText xml:space="preserve"> ADDIN EN.CITE &lt;EndNote&gt;&lt;Cite&gt;&lt;Author&gt;Hutton&lt;/Author&gt;&lt;Year&gt;2001&lt;/Year&gt;&lt;RecNum&gt;100&lt;/RecNum&gt;&lt;DisplayText&gt;(Hutton et al., 2001, Lorenz and Krahnstöver, 2000)&lt;/DisplayText&gt;&lt;record&gt;&lt;rec-number&gt;100&lt;/rec-number&gt;&lt;foreign-keys&gt;&lt;key app="EN" db-id="adtx5xw0uarxaaepweyvx0twsvspp0s9f0ep" timestamp="1444105291"&gt;100&lt;/key&gt;&lt;/foreign-keys&gt;&lt;ref-type name="Conference Proceedings"&gt;10&lt;/ref-type&gt;&lt;contributors&gt;&lt;authors&gt;&lt;author&gt;Hutton, Tim J&lt;/author&gt;&lt;author&gt;Buxton, Bernard F&lt;/author&gt;&lt;author&gt;Hammond, Peter&lt;/author&gt;&lt;/authors&gt;&lt;/contributors&gt;&lt;titles&gt;&lt;title&gt;Dense surface point distribution models of the human face&lt;/title&gt;&lt;secondary-title&gt;IEEE International Conference on Computer Vision and Pattern Recognition&lt;/secondary-title&gt;&lt;/titles&gt;&lt;pages&gt;153-160&lt;/pages&gt;&lt;dates&gt;&lt;year&gt;2001&lt;/year&gt;&lt;/dates&gt;&lt;pub-location&gt;Kauai, Hawaii&lt;/pub-location&gt;&lt;publisher&gt;IEEE&lt;/publisher&gt;&lt;isbn&gt;0769513360&lt;/isbn&gt;&lt;urls&gt;&lt;/urls&gt;&lt;/record&gt;&lt;/Cite&gt;&lt;Cite&gt;&lt;Author&gt;Lorenz&lt;/Author&gt;&lt;Year&gt;2000&lt;/Year&gt;&lt;RecNum&gt;138&lt;/RecNum&gt;&lt;record&gt;&lt;rec-number&gt;138&lt;/rec-number&gt;&lt;foreign-keys&gt;&lt;key app="EN" db-id="adtx5xw0uarxaaepweyvx0twsvspp0s9f0ep" timestamp="1444617532"&gt;138&lt;/key&gt;&lt;/foreign-keys&gt;&lt;ref-type name="Journal Article"&gt;17&lt;/ref-type&gt;&lt;contributors&gt;&lt;authors&gt;&lt;author&gt;Lorenz, Cristian&lt;/author&gt;&lt;author&gt;Krahnstöver, Nils&lt;/author&gt;&lt;/authors&gt;&lt;/contributors&gt;&lt;titles&gt;&lt;title&gt;Generation of Point-Based 3D Statistical Shape Models for Anatomical Objects&lt;/title&gt;&lt;secondary-title&gt;Computer Vision and Image Understanding&lt;/secondary-title&gt;&lt;/titles&gt;&lt;periodical&gt;&lt;full-title&gt;Computer vision and image understanding&lt;/full-title&gt;&lt;/periodical&gt;&lt;pages&gt;175-191&lt;/pages&gt;&lt;volume&gt;77&lt;/volume&gt;&lt;number&gt;2&lt;/number&gt;&lt;dates&gt;&lt;year&gt;2000&lt;/year&gt;&lt;pub-dates&gt;&lt;date&gt;2//&lt;/date&gt;&lt;/pub-dates&gt;&lt;/dates&gt;&lt;isbn&gt;1077-3142&lt;/isbn&gt;&lt;urls&gt;&lt;related-urls&gt;&lt;url&gt;http://www.sciencedirect.com/science/article/pii/S1077314299908147&lt;/url&gt;&lt;/related-urls&gt;&lt;/urls&gt;&lt;electronic-resource-num&gt;http://dx.doi.org/10.1006/cviu.1999.0814&lt;/electronic-resource-num&gt;&lt;/record&gt;&lt;/Cite&gt;&lt;/EndNote&gt;</w:instrText>
      </w:r>
      <w:r w:rsidR="00AC1422">
        <w:fldChar w:fldCharType="separate"/>
      </w:r>
      <w:r w:rsidR="00AB2A1C">
        <w:rPr>
          <w:noProof/>
        </w:rPr>
        <w:t>(</w:t>
      </w:r>
      <w:hyperlink w:anchor="_ENREF_77" w:tooltip="Hutton, 2001 #100" w:history="1">
        <w:r w:rsidR="00E23A8E">
          <w:rPr>
            <w:noProof/>
          </w:rPr>
          <w:t>Hutton et al., 2001</w:t>
        </w:r>
      </w:hyperlink>
      <w:r w:rsidR="00AB2A1C">
        <w:rPr>
          <w:noProof/>
        </w:rPr>
        <w:t xml:space="preserve">, </w:t>
      </w:r>
      <w:hyperlink w:anchor="_ENREF_94" w:tooltip="Lorenz, 2000 #138" w:history="1">
        <w:r w:rsidR="00E23A8E">
          <w:rPr>
            <w:noProof/>
          </w:rPr>
          <w:t>Lorenz and Krahnstöver, 2000</w:t>
        </w:r>
      </w:hyperlink>
      <w:r w:rsidR="00AB2A1C">
        <w:rPr>
          <w:noProof/>
        </w:rPr>
        <w:t>)</w:t>
      </w:r>
      <w:r w:rsidR="00AC1422">
        <w:fldChar w:fldCharType="end"/>
      </w:r>
      <w:r w:rsidR="00ED6DC2">
        <w:rPr>
          <w:i/>
        </w:rPr>
        <w:t xml:space="preserve"> </w:t>
      </w:r>
      <w:r w:rsidR="00ED6DC2">
        <w:t xml:space="preserve">or </w:t>
      </w:r>
      <w:r w:rsidR="00ED6DC2" w:rsidRPr="00ED6DC2">
        <w:rPr>
          <w:i/>
        </w:rPr>
        <w:t>face space</w:t>
      </w:r>
      <w:r w:rsidR="00AC1422" w:rsidRPr="00AC1422">
        <w:t xml:space="preserve"> </w:t>
      </w:r>
      <w:r w:rsidR="00AC1422" w:rsidRPr="00AC1422">
        <w:fldChar w:fldCharType="begin"/>
      </w:r>
      <w:r w:rsidR="00AB2A1C">
        <w:instrText xml:space="preserve"> ADDIN EN.CITE &lt;EndNote&gt;&lt;Cite&gt;&lt;Author&gt;Wei&lt;/Author&gt;&lt;Year&gt;2011&lt;/Year&gt;&lt;RecNum&gt;328&lt;/RecNum&gt;&lt;DisplayText&gt;(Wei et al., 2011)&lt;/DisplayText&gt;&lt;record&gt;&lt;rec-number&gt;328&lt;/rec-number&gt;&lt;foreign-keys&gt;&lt;key app="EN" db-id="adtx5xw0uarxaaepweyvx0twsvspp0s9f0ep" timestamp="1453440636"&gt;328&lt;/key&gt;&lt;/foreign-keys&gt;&lt;ref-type name="Journal Article"&gt;17&lt;/ref-type&gt;&lt;contributors&gt;&lt;authors&gt;&lt;author&gt;Wei, R&lt;/author&gt;&lt;author&gt;Claes, Peter&lt;/author&gt;&lt;author&gt;Walters, M&lt;/author&gt;&lt;author&gt;Wholley, C&lt;/author&gt;&lt;author&gt;Clement, JG&lt;/author&gt;&lt;/authors&gt;&lt;/contributors&gt;&lt;titles&gt;&lt;title&gt;Augmentation of linear facial anthropometrics through modern morphometrics: a facial convexity example&lt;/title&gt;&lt;secondary-title&gt;Australian dental journal&lt;/secondary-title&gt;&lt;/titles&gt;&lt;periodical&gt;&lt;full-title&gt;Australian dental journal&lt;/full-title&gt;&lt;/periodical&gt;&lt;pages&gt;141-147&lt;/pages&gt;&lt;volume&gt;56&lt;/volume&gt;&lt;number&gt;2&lt;/number&gt;&lt;dates&gt;&lt;year&gt;2011&lt;/year&gt;&lt;/dates&gt;&lt;isbn&gt;1834-7819&lt;/isbn&gt;&lt;urls&gt;&lt;/urls&gt;&lt;/record&gt;&lt;/Cite&gt;&lt;/EndNote&gt;</w:instrText>
      </w:r>
      <w:r w:rsidR="00AC1422" w:rsidRPr="00AC1422">
        <w:fldChar w:fldCharType="separate"/>
      </w:r>
      <w:r w:rsidR="00AB2A1C">
        <w:rPr>
          <w:noProof/>
        </w:rPr>
        <w:t>(</w:t>
      </w:r>
      <w:hyperlink w:anchor="_ENREF_131" w:tooltip="Wei, 2011 #328" w:history="1">
        <w:r w:rsidR="00E23A8E">
          <w:rPr>
            <w:noProof/>
          </w:rPr>
          <w:t>Wei et al., 2011</w:t>
        </w:r>
      </w:hyperlink>
      <w:r w:rsidR="00AB2A1C">
        <w:rPr>
          <w:noProof/>
        </w:rPr>
        <w:t>)</w:t>
      </w:r>
      <w:r w:rsidR="00AC1422" w:rsidRPr="00AC1422">
        <w:fldChar w:fldCharType="end"/>
      </w:r>
      <w:r w:rsidR="00ED6DC2">
        <w:t xml:space="preserve">. </w:t>
      </w:r>
    </w:p>
    <w:p w14:paraId="47A3A781" w14:textId="77777777" w:rsidR="000E408D" w:rsidRDefault="000E408D" w:rsidP="000E408D">
      <w:pPr>
        <w:rPr>
          <w:lang w:val="en-US"/>
        </w:rPr>
      </w:pPr>
    </w:p>
    <w:p w14:paraId="021F6939" w14:textId="358B6568" w:rsidR="000E408D" w:rsidRDefault="002522E5" w:rsidP="002522E5">
      <w:pPr>
        <w:pStyle w:val="Heading2"/>
        <w:rPr>
          <w:lang w:val="en-US"/>
        </w:rPr>
      </w:pPr>
      <w:bookmarkStart w:id="11" w:name="_Ref442172177"/>
      <w:r>
        <w:rPr>
          <w:lang w:val="en-US"/>
        </w:rPr>
        <w:t>description of normal and abnormal morphology</w:t>
      </w:r>
      <w:bookmarkEnd w:id="11"/>
    </w:p>
    <w:p w14:paraId="4684B61C" w14:textId="0B6181E5" w:rsidR="009E0B43" w:rsidRDefault="009E0B43" w:rsidP="00200ECF">
      <w:pPr>
        <w:pStyle w:val="Heading3"/>
      </w:pPr>
      <w:bookmarkStart w:id="12" w:name="_Ref442339086"/>
      <w:r>
        <w:t>Anthropometric description</w:t>
      </w:r>
      <w:bookmarkEnd w:id="12"/>
    </w:p>
    <w:p w14:paraId="4E2EA299" w14:textId="57F198E2" w:rsidR="009E0B43" w:rsidRDefault="00AC1422" w:rsidP="009E0B43">
      <w:commentRangeStart w:id="13"/>
      <w:r>
        <w:t xml:space="preserve">In general a </w:t>
      </w:r>
      <w:commentRangeEnd w:id="13"/>
      <w:r w:rsidR="004A0800">
        <w:rPr>
          <w:rStyle w:val="CommentReference"/>
        </w:rPr>
        <w:commentReference w:id="13"/>
      </w:r>
      <w:r>
        <w:t xml:space="preserve">face is only considered normal with reference to some “normal” population (however, see </w:t>
      </w:r>
      <w:proofErr w:type="spellStart"/>
      <w:r>
        <w:t>Enlow</w:t>
      </w:r>
      <w:proofErr w:type="spellEnd"/>
      <w:r>
        <w:t xml:space="preserve"> </w:t>
      </w:r>
      <w:r>
        <w:fldChar w:fldCharType="begin"/>
      </w:r>
      <w:r w:rsidR="00AB2A1C">
        <w:instrText xml:space="preserve"> ADDIN EN.CITE &lt;EndNote&gt;&lt;Cite ExcludeAuth="1"&gt;&lt;Author&gt;Enlow&lt;/Author&gt;&lt;Year&gt;1969&lt;/Year&gt;&lt;RecNum&gt;312&lt;/RecNum&gt;&lt;DisplayText&gt;(1969)&lt;/DisplayText&gt;&lt;record&gt;&lt;rec-number&gt;312&lt;/rec-number&gt;&lt;foreign-keys&gt;&lt;key app="EN" db-id="adtx5xw0uarxaaepweyvx0twsvspp0s9f0ep" timestamp="1450397149"&gt;312&lt;/key&gt;&lt;/foreign-keys&gt;&lt;ref-type name="Journal Article"&gt;17&lt;/ref-type&gt;&lt;contributors&gt;&lt;authors&gt;&lt;author&gt;Enlow, D. H.&lt;/author&gt;&lt;author&gt;Moyers, R. E.&lt;/author&gt;&lt;author&gt;Hunter, W. S.&lt;/author&gt;&lt;author&gt;McNamara, J. A., Jr.&lt;/author&gt;&lt;/authors&gt;&lt;/contributors&gt;&lt;titles&gt;&lt;title&gt;A procedure for the analysis of intrinsic facial form and growth. An equivalent-balance concept&lt;/title&gt;&lt;secondary-title&gt;American Journal of Orthodontics&lt;/secondary-title&gt;&lt;alt-title&gt;American journal of orthodontics&lt;/alt-title&gt;&lt;/titles&gt;&lt;periodical&gt;&lt;full-title&gt;American Journal of Orthodontics&lt;/full-title&gt;&lt;/periodical&gt;&lt;alt-periodical&gt;&lt;full-title&gt;American Journal of Orthodontics&lt;/full-title&gt;&lt;/alt-periodical&gt;&lt;pages&gt;6-23&lt;/pages&gt;&lt;volume&gt;56&lt;/volume&gt;&lt;number&gt;1&lt;/number&gt;&lt;keywords&gt;&lt;keyword&gt;Adolescent&lt;/keyword&gt;&lt;keyword&gt;*Cephalometry&lt;/keyword&gt;&lt;keyword&gt;Child&lt;/keyword&gt;&lt;keyword&gt;Humans&lt;/keyword&gt;&lt;keyword&gt;Malocclusion/*radiography&lt;/keyword&gt;&lt;keyword&gt;*Maxillofacial Development&lt;/keyword&gt;&lt;/keywords&gt;&lt;dates&gt;&lt;year&gt;1969&lt;/year&gt;&lt;pub-dates&gt;&lt;date&gt;Jul&lt;/date&gt;&lt;/pub-dates&gt;&lt;/dates&gt;&lt;isbn&gt;0002-9416 (Print)&amp;#xD;0002-9416 (Linking)&lt;/isbn&gt;&lt;accession-num&gt;5255278&lt;/accession-num&gt;&lt;urls&gt;&lt;related-urls&gt;&lt;url&gt;http://www.ncbi.nlm.nih.gov/pubmed/5255278&lt;/url&gt;&lt;/related-urls&gt;&lt;/urls&gt;&lt;/record&gt;&lt;/Cite&gt;&lt;/EndNote&gt;</w:instrText>
      </w:r>
      <w:r>
        <w:fldChar w:fldCharType="separate"/>
      </w:r>
      <w:r w:rsidR="00AB2A1C">
        <w:rPr>
          <w:noProof/>
        </w:rPr>
        <w:t>(</w:t>
      </w:r>
      <w:hyperlink w:anchor="_ENREF_41" w:tooltip="Enlow, 1969 #312" w:history="1">
        <w:r w:rsidR="00E23A8E">
          <w:rPr>
            <w:noProof/>
          </w:rPr>
          <w:t>1969</w:t>
        </w:r>
      </w:hyperlink>
      <w:r w:rsidR="00AB2A1C">
        <w:rPr>
          <w:noProof/>
        </w:rPr>
        <w:t>)</w:t>
      </w:r>
      <w:r>
        <w:fldChar w:fldCharType="end"/>
      </w:r>
      <w:r>
        <w:t xml:space="preserve"> for a method of determining facial </w:t>
      </w:r>
      <w:proofErr w:type="spellStart"/>
      <w:r>
        <w:t>dys</w:t>
      </w:r>
      <w:proofErr w:type="spellEnd"/>
      <w:r>
        <w:t xml:space="preserve">-equilibrium without reference to a normal population). The description of </w:t>
      </w:r>
      <w:r w:rsidR="007346B5">
        <w:t xml:space="preserve">the normal population </w:t>
      </w:r>
      <w:r>
        <w:t>determines the manner in which abnormality can be determined.</w:t>
      </w:r>
      <w:r w:rsidR="009E0B43" w:rsidRPr="009E0B43">
        <w:t xml:space="preserve"> </w:t>
      </w:r>
      <w:r w:rsidR="009E0B43">
        <w:t>For statistical purposes, a population of observations on a single variable is characterised by its centre (e.g. mean) and the normal variability is characterised by some index of the spread of the distribution (e.g. standard deviation). One way to describe a population of shapes is as a set of n</w:t>
      </w:r>
      <w:r w:rsidR="007346B5">
        <w:t xml:space="preserve">orms </w:t>
      </w:r>
      <w:r w:rsidR="009E0B43">
        <w:t>means and standard deviations</w:t>
      </w:r>
      <w:r w:rsidR="007346B5">
        <w:t>.</w:t>
      </w:r>
      <w:r w:rsidR="009E0B43">
        <w:t xml:space="preserve"> As described in section </w:t>
      </w:r>
      <w:r w:rsidR="009E0B43">
        <w:fldChar w:fldCharType="begin"/>
      </w:r>
      <w:r w:rsidR="009E0B43">
        <w:instrText xml:space="preserve"> REF _Ref441320876 \r \h </w:instrText>
      </w:r>
      <w:r w:rsidR="009E0B43">
        <w:fldChar w:fldCharType="separate"/>
      </w:r>
      <w:r w:rsidR="006439E2">
        <w:t>1.3</w:t>
      </w:r>
      <w:r w:rsidR="009E0B43">
        <w:fldChar w:fldCharType="end"/>
      </w:r>
      <w:r w:rsidR="009E0B43">
        <w:t xml:space="preserve">, much of the work of anthropometry has been to collect large normative databases to describe normal and abnormal populations. </w:t>
      </w:r>
      <w:r w:rsidR="00EE55E7">
        <w:t xml:space="preserve">How abnormal a face is on any </w:t>
      </w:r>
      <w:r w:rsidR="009E0B43">
        <w:t>particular measurement can be described as a z-score.</w:t>
      </w:r>
    </w:p>
    <w:p w14:paraId="6E209A60" w14:textId="77777777" w:rsidR="009E0B43" w:rsidRPr="00486C03" w:rsidRDefault="009E0B43" w:rsidP="009E0B43">
      <w:pPr>
        <w:jc w:val="center"/>
        <w:rPr>
          <w:rFonts w:eastAsiaTheme="minorEastAsia"/>
        </w:rPr>
      </w:pPr>
      <m:oMathPara>
        <m:oMath>
          <m:r>
            <w:rPr>
              <w:rFonts w:ascii="Cambria Math" w:hAnsi="Cambria Math"/>
            </w:rPr>
            <m:t xml:space="preserve">z= </m:t>
          </m:r>
          <m:f>
            <m:fPr>
              <m:ctrlPr>
                <w:rPr>
                  <w:rFonts w:ascii="Cambria Math" w:hAnsi="Cambria Math"/>
                  <w:i/>
                </w:rPr>
              </m:ctrlPr>
            </m:fPr>
            <m:num>
              <m:r>
                <w:rPr>
                  <w:rFonts w:ascii="Cambria Math" w:hAnsi="Cambria Math"/>
                </w:rPr>
                <m:t>x-µ</m:t>
              </m:r>
            </m:num>
            <m:den>
              <m:r>
                <w:rPr>
                  <w:rFonts w:ascii="Cambria Math" w:hAnsi="Cambria Math"/>
                </w:rPr>
                <m:t>σ</m:t>
              </m:r>
            </m:den>
          </m:f>
        </m:oMath>
      </m:oMathPara>
    </w:p>
    <w:p w14:paraId="118BA525" w14:textId="15B5A4CB" w:rsidR="00EE55E7" w:rsidRPr="00EE55E7" w:rsidRDefault="009E0B43" w:rsidP="009E0B43">
      <w:r>
        <w:rPr>
          <w:rFonts w:eastAsiaTheme="minorEastAsia"/>
        </w:rPr>
        <w:t xml:space="preserve">which reflects how much the observation </w:t>
      </w:r>
      <w:r w:rsidRPr="00607192">
        <w:rPr>
          <w:rStyle w:val="MathsousideequationChar"/>
        </w:rPr>
        <w:t>x</w:t>
      </w:r>
      <w:r>
        <w:rPr>
          <w:rFonts w:eastAsiaTheme="minorEastAsia"/>
        </w:rPr>
        <w:t xml:space="preserve"> differs from the mean </w:t>
      </w:r>
      <w:r w:rsidRPr="00607192">
        <w:rPr>
          <w:rStyle w:val="MathsousideequationChar"/>
        </w:rPr>
        <w:t>µ</w:t>
      </w:r>
      <w:r>
        <w:rPr>
          <w:rFonts w:eastAsiaTheme="minorEastAsia"/>
        </w:rPr>
        <w:t xml:space="preserve">, standardised to units of the typical variability around the mean </w:t>
      </w:r>
      <w:r w:rsidRPr="00F34228">
        <w:rPr>
          <w:rStyle w:val="MathsousideequationChar"/>
        </w:rPr>
        <w:t>σ</w:t>
      </w:r>
      <w:r>
        <w:rPr>
          <w:rFonts w:eastAsiaTheme="minorEastAsia"/>
        </w:rPr>
        <w:t xml:space="preserve">.  A collection of z-scores (for a host of different measurements) can characterise the pattern of dysmorphology (which measurements are abnormal, which are not) in a particular individual, referred to as the pattern-profile </w:t>
      </w:r>
      <w:r>
        <w:rPr>
          <w:rFonts w:eastAsiaTheme="minorEastAsia"/>
        </w:rPr>
        <w:fldChar w:fldCharType="begin"/>
      </w:r>
      <w:r w:rsidR="00AB2A1C">
        <w:rPr>
          <w:rFonts w:eastAsiaTheme="minorEastAsia"/>
        </w:rPr>
        <w:instrText xml:space="preserve"> ADDIN EN.CITE &lt;EndNote&gt;&lt;Cite&gt;&lt;Author&gt;Garn&lt;/Author&gt;&lt;Year&gt;1984&lt;/Year&gt;&lt;RecNum&gt;236&lt;/RecNum&gt;&lt;DisplayText&gt;(Garn et al., 1984)&lt;/DisplayText&gt;&lt;record&gt;&lt;rec-number&gt;236&lt;/rec-number&gt;&lt;foreign-keys&gt;&lt;key app="EN" db-id="adtx5xw0uarxaaepweyvx0twsvspp0s9f0ep" timestamp="1447387738"&gt;236&lt;/key&gt;&lt;/foreign-keys&gt;&lt;ref-type name="Journal Article"&gt;17&lt;/ref-type&gt;&lt;contributors&gt;&lt;authors&gt;&lt;author&gt;Garn, S. M.&lt;/author&gt;&lt;author&gt;Smith, B. H.&lt;/author&gt;&lt;author&gt;LaVelle, M.&lt;/author&gt;&lt;/authors&gt;&lt;/contributors&gt;&lt;titles&gt;&lt;title&gt;Applications of pattern profile analysis to malformations of the head and face&lt;/title&gt;&lt;secondary-title&gt;Radiology&lt;/secondary-title&gt;&lt;alt-title&gt;Radiology&lt;/alt-title&gt;&lt;/titles&gt;&lt;periodical&gt;&lt;full-title&gt;Radiology&lt;/full-title&gt;&lt;abbr-1&gt;Radiology&lt;/abbr-1&gt;&lt;/periodical&gt;&lt;alt-periodical&gt;&lt;full-title&gt;Radiology&lt;/full-title&gt;&lt;abbr-1&gt;Radiology&lt;/abbr-1&gt;&lt;/alt-periodical&gt;&lt;pages&gt;683-90&lt;/pages&gt;&lt;volume&gt;150&lt;/volume&gt;&lt;number&gt;3&lt;/number&gt;&lt;keywords&gt;&lt;keyword&gt;Adolescent&lt;/keyword&gt;&lt;keyword&gt;Anthropometry&lt;/keyword&gt;&lt;keyword&gt;Cephalometry&lt;/keyword&gt;&lt;keyword&gt;Child&lt;/keyword&gt;&lt;keyword&gt;Diseases in Twins&lt;/keyword&gt;&lt;keyword&gt;Facial Bones/abnormalities/anatomy &amp;amp; histology/*radiography&lt;/keyword&gt;&lt;keyword&gt;Female&lt;/keyword&gt;&lt;keyword&gt;Humans&lt;/keyword&gt;&lt;keyword&gt;Male&lt;/keyword&gt;&lt;keyword&gt;Maxillofacial Development&lt;/keyword&gt;&lt;keyword&gt;Reference Values&lt;/keyword&gt;&lt;keyword&gt;Skull/abnormalities/growth &amp;amp; development/*radiography&lt;/keyword&gt;&lt;keyword&gt;Syndrome&lt;/keyword&gt;&lt;/keywords&gt;&lt;dates&gt;&lt;year&gt;1984&lt;/year&gt;&lt;pub-dates&gt;&lt;date&gt;Mar&lt;/date&gt;&lt;/pub-dates&gt;&lt;/dates&gt;&lt;isbn&gt;0033-8419 (Print)&amp;#xD;0033-8419 (Linking)&lt;/isbn&gt;&lt;accession-num&gt;6695067&lt;/accession-num&gt;&lt;urls&gt;&lt;related-urls&gt;&lt;url&gt;http://www.ncbi.nlm.nih.gov/pubmed/6695067&lt;/url&gt;&lt;/related-urls&gt;&lt;/urls&gt;&lt;electronic-resource-num&gt;10.1148/radiology.150.3.6695067&lt;/electronic-resource-num&gt;&lt;/record&gt;&lt;/Cite&gt;&lt;/EndNote&gt;</w:instrText>
      </w:r>
      <w:r>
        <w:rPr>
          <w:rFonts w:eastAsiaTheme="minorEastAsia"/>
        </w:rPr>
        <w:fldChar w:fldCharType="separate"/>
      </w:r>
      <w:r w:rsidR="00AB2A1C">
        <w:rPr>
          <w:rFonts w:eastAsiaTheme="minorEastAsia"/>
          <w:noProof/>
        </w:rPr>
        <w:t>(</w:t>
      </w:r>
      <w:hyperlink w:anchor="_ENREF_62" w:tooltip="Garn, 1984 #236" w:history="1">
        <w:r w:rsidR="00E23A8E">
          <w:rPr>
            <w:rFonts w:eastAsiaTheme="minorEastAsia"/>
            <w:noProof/>
          </w:rPr>
          <w:t>Garn et al., 1984</w:t>
        </w:r>
      </w:hyperlink>
      <w:r w:rsidR="00AB2A1C">
        <w:rPr>
          <w:rFonts w:eastAsiaTheme="minorEastAsia"/>
          <w:noProof/>
        </w:rPr>
        <w:t>)</w:t>
      </w:r>
      <w:r>
        <w:rPr>
          <w:rFonts w:eastAsiaTheme="minorEastAsia"/>
        </w:rPr>
        <w:fldChar w:fldCharType="end"/>
      </w:r>
      <w:r>
        <w:rPr>
          <w:rFonts w:eastAsiaTheme="minorEastAsia"/>
        </w:rPr>
        <w:t xml:space="preserve">. The mean of these pattern profiles (over a homogenous sample of dysmorphic individuals) have been used to characterise the pattern of abnormality associated with numerous disorders </w:t>
      </w:r>
      <w:r w:rsidRPr="00A255FD">
        <w:fldChar w:fldCharType="begin">
          <w:fldData xml:space="preserve">PEVuZE5vdGU+PENpdGU+PEF1dGhvcj5BbGxhbnNvbjwvQXV0aG9yPjxZZWFyPjE5OTc8L1llYXI+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</w:fldData>
        </w:fldChar>
      </w:r>
      <w:r w:rsidR="00AB2A1C">
        <w:instrText xml:space="preserve"> ADDIN EN.CITE </w:instrText>
      </w:r>
      <w:r w:rsidR="00AB2A1C">
        <w:fldChar w:fldCharType="begin">
          <w:fldData xml:space="preserve">PEVuZE5vdGU+PENpdGU+PEF1dGhvcj5BbGxhbnNvbjwvQXV0aG9yPjxZZWFyPjE5OTc8L1llYXI+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</w:fldData>
        </w:fldChar>
      </w:r>
      <w:r w:rsidR="00AB2A1C">
        <w:instrText xml:space="preserve"> ADDIN EN.CITE.DATA </w:instrText>
      </w:r>
      <w:r w:rsidR="00AB2A1C">
        <w:fldChar w:fldCharType="end"/>
      </w:r>
      <w:r w:rsidRPr="00A255FD">
        <w:fldChar w:fldCharType="separate"/>
      </w:r>
      <w:r w:rsidR="00AB2A1C">
        <w:rPr>
          <w:noProof/>
        </w:rPr>
        <w:t>(</w:t>
      </w:r>
      <w:hyperlink w:anchor="_ENREF_10" w:tooltip="Allanson, 1997 #242" w:history="1">
        <w:r w:rsidR="00E23A8E">
          <w:rPr>
            <w:noProof/>
          </w:rPr>
          <w:t>Allanson et al., 1997</w:t>
        </w:r>
      </w:hyperlink>
      <w:r w:rsidR="00AB2A1C">
        <w:rPr>
          <w:noProof/>
        </w:rPr>
        <w:t xml:space="preserve">, </w:t>
      </w:r>
      <w:hyperlink w:anchor="_ENREF_9" w:tooltip="Allanson, 1997 #240" w:history="1">
        <w:r w:rsidR="00E23A8E">
          <w:rPr>
            <w:noProof/>
          </w:rPr>
          <w:t>Allanson and Hennekam, 1997</w:t>
        </w:r>
      </w:hyperlink>
      <w:r w:rsidR="00AB2A1C">
        <w:rPr>
          <w:noProof/>
        </w:rPr>
        <w:t xml:space="preserve">, </w:t>
      </w:r>
      <w:hyperlink w:anchor="_ENREF_8" w:tooltip="Allanson, 1996 #238" w:history="1">
        <w:r w:rsidR="00E23A8E">
          <w:rPr>
            <w:noProof/>
          </w:rPr>
          <w:t>Allanson and Cole, 1996</w:t>
        </w:r>
      </w:hyperlink>
      <w:r w:rsidR="00AB2A1C">
        <w:rPr>
          <w:noProof/>
        </w:rPr>
        <w:t xml:space="preserve">, </w:t>
      </w:r>
      <w:hyperlink w:anchor="_ENREF_7" w:tooltip="Allanson, 1993 #241" w:history="1">
        <w:r w:rsidR="00E23A8E">
          <w:rPr>
            <w:noProof/>
          </w:rPr>
          <w:t>Allanson et al., 1993</w:t>
        </w:r>
      </w:hyperlink>
      <w:r w:rsidR="00AB2A1C">
        <w:rPr>
          <w:noProof/>
        </w:rPr>
        <w:t xml:space="preserve">, </w:t>
      </w:r>
      <w:hyperlink w:anchor="_ENREF_67" w:tooltip="Guyot, 2001 #244" w:history="1">
        <w:r w:rsidR="00E23A8E">
          <w:rPr>
            <w:noProof/>
          </w:rPr>
          <w:t>Guyot et al., 2001</w:t>
        </w:r>
      </w:hyperlink>
      <w:r w:rsidR="00AB2A1C">
        <w:rPr>
          <w:noProof/>
        </w:rPr>
        <w:t xml:space="preserve">, </w:t>
      </w:r>
      <w:hyperlink w:anchor="_ENREF_75" w:tooltip="Hunter, 1996 #243" w:history="1">
        <w:r w:rsidR="00E23A8E">
          <w:rPr>
            <w:noProof/>
          </w:rPr>
          <w:t>Hunter, 1996</w:t>
        </w:r>
      </w:hyperlink>
      <w:r w:rsidR="00AB2A1C">
        <w:rPr>
          <w:noProof/>
        </w:rPr>
        <w:t>)</w:t>
      </w:r>
      <w:r w:rsidRPr="00A255FD">
        <w:fldChar w:fldCharType="end"/>
      </w:r>
      <w:r>
        <w:t xml:space="preserve">. A commonly used adjunct to the pattern profile is the “pattern variability index” </w:t>
      </w:r>
      <w:r>
        <w:fldChar w:fldCharType="begin"/>
      </w:r>
      <w:r w:rsidR="00AB2A1C">
        <w:instrText xml:space="preserve"> ADDIN EN.CITE &lt;EndNote&gt;&lt;Cite&gt;&lt;Author&gt;Garn&lt;/Author&gt;&lt;Year&gt;1985&lt;/Year&gt;&lt;RecNum&gt;237&lt;/RecNum&gt;&lt;Prefix&gt;PVI`; &lt;/Prefix&gt;&lt;DisplayText&gt;(PVI; Garn et al., 1985)&lt;/DisplayText&gt;&lt;record&gt;&lt;rec-number&gt;237&lt;/rec-number&gt;&lt;foreign-keys&gt;&lt;key app="EN" db-id="adtx5xw0uarxaaepweyvx0twsvspp0s9f0ep" timestamp="1447388139"&gt;237&lt;/key&gt;&lt;/foreign-keys&gt;&lt;ref-type name="Journal Article"&gt;17&lt;/ref-type&gt;&lt;contributors&gt;&lt;authors&gt;&lt;author&gt;Garn, Stanley M&lt;/author&gt;&lt;author&gt;Lavelle, Marquisa&lt;/author&gt;&lt;author&gt;Smith, B Holly&lt;/author&gt;&lt;/authors&gt;&lt;/contributors&gt;&lt;titles&gt;&lt;title&gt;Quantification of dysmorphogenesis: pattern variability index, sigma z&lt;/title&gt;&lt;secondary-title&gt;American journal of roentgenology&lt;/secondary-title&gt;&lt;/titles&gt;&lt;periodical&gt;&lt;full-title&gt;American journal of roentgenology&lt;/full-title&gt;&lt;/periodical&gt;&lt;pages&gt;365-369&lt;/pages&gt;&lt;volume&gt;144&lt;/volume&gt;&lt;number&gt;2&lt;/number&gt;&lt;dates&gt;&lt;year&gt;1985&lt;/year&gt;&lt;/dates&gt;&lt;isbn&gt;0361-803X&lt;/isbn&gt;&lt;urls&gt;&lt;/urls&gt;&lt;/record&gt;&lt;/Cite&gt;&lt;/EndNote&gt;</w:instrText>
      </w:r>
      <w:r>
        <w:fldChar w:fldCharType="separate"/>
      </w:r>
      <w:r w:rsidR="00AB2A1C">
        <w:rPr>
          <w:noProof/>
        </w:rPr>
        <w:t>(</w:t>
      </w:r>
      <w:hyperlink w:anchor="_ENREF_61" w:tooltip="Garn, 1985 #237" w:history="1">
        <w:r w:rsidR="00E23A8E">
          <w:rPr>
            <w:noProof/>
          </w:rPr>
          <w:t>PVI; Garn et al., 1985</w:t>
        </w:r>
      </w:hyperlink>
      <w:r w:rsidR="00AB2A1C">
        <w:rPr>
          <w:noProof/>
        </w:rPr>
        <w:t>)</w:t>
      </w:r>
      <w:r>
        <w:fldChar w:fldCharType="end"/>
      </w:r>
      <w:r>
        <w:t xml:space="preserve">, also called the “craniofacial variability index” </w:t>
      </w:r>
      <w:r>
        <w:fldChar w:fldCharType="begin"/>
      </w:r>
      <w:r w:rsidR="00AB2A1C">
        <w:instrText xml:space="preserve"> ADDIN EN.CITE &lt;EndNote&gt;&lt;Cite&gt;&lt;Author&gt;Ward&lt;/Author&gt;&lt;Year&gt;1998&lt;/Year&gt;&lt;RecNum&gt;146&lt;/RecNum&gt;&lt;Prefix&gt;CVI`; &lt;/Prefix&gt;&lt;DisplayText&gt;(CVI; Ward et al., 1998)&lt;/DisplayText&gt;&lt;record&gt;&lt;rec-number&gt;146&lt;/rec-number&gt;&lt;foreign-keys&gt;&lt;key app="EN" db-id="adtx5xw0uarxaaepweyvx0twsvspp0s9f0ep" timestamp="1444692815"&gt;146&lt;/key&gt;&lt;/foreign-keys&gt;&lt;ref-type name="Journal Article"&gt;17&lt;/ref-type&gt;&lt;contributors&gt;&lt;authors&gt;&lt;author&gt;Ward, Richard E&lt;/author&gt;&lt;author&gt;Jamison, Paul L&lt;/author&gt;&lt;author&gt;Farkas, Leslie G&lt;/author&gt;&lt;/authors&gt;&lt;/contributors&gt;&lt;titles&gt;&lt;title&gt;Craniofacial variability index: a simple measure of normal and abnormal variation in the head and face&lt;/title&gt;&lt;secondary-title&gt;American Journal of Medical Genetics&lt;/secondary-title&gt;&lt;/titles&gt;&lt;periodical&gt;&lt;full-title&gt;American journal of medical genetics&lt;/full-title&gt;&lt;/periodical&gt;&lt;pages&gt;232-240&lt;/pages&gt;&lt;volume&gt;80&lt;/volume&gt;&lt;number&gt;3&lt;/number&gt;&lt;dates&gt;&lt;year&gt;1998&lt;/year&gt;&lt;/dates&gt;&lt;isbn&gt;1096-8628&lt;/isbn&gt;&lt;urls&gt;&lt;/urls&gt;&lt;/record&gt;&lt;/Cite&gt;&lt;/EndNote&gt;</w:instrText>
      </w:r>
      <w:r>
        <w:fldChar w:fldCharType="separate"/>
      </w:r>
      <w:r w:rsidR="00AB2A1C">
        <w:rPr>
          <w:noProof/>
        </w:rPr>
        <w:t>(</w:t>
      </w:r>
      <w:hyperlink w:anchor="_ENREF_130" w:tooltip="Ward, 1998 #146" w:history="1">
        <w:r w:rsidR="00E23A8E">
          <w:rPr>
            <w:noProof/>
          </w:rPr>
          <w:t>CVI; Ward et al., 1998</w:t>
        </w:r>
      </w:hyperlink>
      <w:r w:rsidR="00AB2A1C">
        <w:rPr>
          <w:noProof/>
        </w:rPr>
        <w:t>)</w:t>
      </w:r>
      <w:r>
        <w:fldChar w:fldCharType="end"/>
      </w:r>
      <w:r>
        <w:t>. This is the standard deviation of the set of z-scores. In essence it reflects the degree of variability in the degree of dysmorphism. I.e. a face that is uniformly dysmorphic (i.e. has large and similar z-scores on all measurements has a low PVI. A face that varies in the degree or direction of dysmorphology in different measurements will have a high PVI.  This is considered a crude measure of overall facial harmony.</w:t>
      </w:r>
      <w:r w:rsidR="00EE55E7">
        <w:t xml:space="preserve"> Given norms (and sample sizes) for two populations, they can be compared at the level of individual measurements by a t-test </w:t>
      </w:r>
      <w:r w:rsidR="00EE55E7">
        <w:fldChar w:fldCharType="begin"/>
      </w:r>
      <w:r w:rsidR="00AB2A1C">
        <w:instrText xml:space="preserve"> ADDIN EN.CITE &lt;EndNote&gt;&lt;Cite&gt;&lt;Author&gt;Tanikawa&lt;/Author&gt;&lt;Year&gt;2015&lt;/Year&gt;&lt;RecNum&gt;197&lt;/RecNum&gt;&lt;Prefix&gt;e.g. &lt;/Prefix&gt;&lt;DisplayText&gt;(e.g. Tanikawa et al., 2015)&lt;/DisplayText&gt;&lt;record&gt;&lt;rec-number&gt;197&lt;/rec-number&gt;&lt;foreign-keys&gt;&lt;key app="EN" db-id="adtx5xw0uarxaaepweyvx0twsvspp0s9f0ep" timestamp="1446613813"&gt;197&lt;/key&gt;&lt;/foreign-keys&gt;&lt;ref-type name="Journal Article"&gt;17&lt;/ref-type&gt;&lt;contributors&gt;&lt;authors&gt;&lt;author&gt;Tanikawa, C&lt;/author&gt;&lt;author&gt;Zere, E&lt;/author&gt;&lt;author&gt;Takada, K&lt;/author&gt;&lt;/authors&gt;&lt;/contributors&gt;&lt;titles&gt;&lt;title&gt;Sexual dimorphism in the facial morphology of adult humans: A three-dimensional analysis&lt;/title&gt;&lt;secondary-title&gt;HOMO-Journal of Comparative Human Biology&lt;/secondary-title&gt;&lt;/titles&gt;&lt;periodical&gt;&lt;full-title&gt;HOMO-Journal of Comparative Human Biology&lt;/full-title&gt;&lt;/periodical&gt;&lt;dates&gt;&lt;year&gt;2015&lt;/year&gt;&lt;/dates&gt;&lt;isbn&gt;0018-442X&lt;/isbn&gt;&lt;urls&gt;&lt;/urls&gt;&lt;/record&gt;&lt;/Cite&gt;&lt;/EndNote&gt;</w:instrText>
      </w:r>
      <w:r w:rsidR="00EE55E7">
        <w:fldChar w:fldCharType="separate"/>
      </w:r>
      <w:r w:rsidR="00AB2A1C">
        <w:rPr>
          <w:noProof/>
        </w:rPr>
        <w:t>(</w:t>
      </w:r>
      <w:hyperlink w:anchor="_ENREF_126" w:tooltip="Tanikawa, 2015 #197" w:history="1">
        <w:r w:rsidR="00E23A8E">
          <w:rPr>
            <w:noProof/>
          </w:rPr>
          <w:t>e.g. Tanikawa et al., 2015</w:t>
        </w:r>
      </w:hyperlink>
      <w:r w:rsidR="00AB2A1C">
        <w:rPr>
          <w:noProof/>
        </w:rPr>
        <w:t>)</w:t>
      </w:r>
      <w:r w:rsidR="00EE55E7">
        <w:fldChar w:fldCharType="end"/>
      </w:r>
      <w:r w:rsidR="00E47EC1">
        <w:t>.</w:t>
      </w:r>
    </w:p>
    <w:p w14:paraId="78D80C8B" w14:textId="4E5E4764" w:rsidR="00AC1422" w:rsidRDefault="00E47EC1" w:rsidP="00200ECF">
      <w:pPr>
        <w:pStyle w:val="Heading3"/>
        <w:rPr>
          <w:lang w:val="en-US"/>
        </w:rPr>
      </w:pPr>
      <w:bookmarkStart w:id="14" w:name="_Ref442174214"/>
      <w:r>
        <w:rPr>
          <w:lang w:val="en-US"/>
        </w:rPr>
        <w:lastRenderedPageBreak/>
        <w:t>Morphometric description</w:t>
      </w:r>
      <w:r w:rsidR="00544D4D">
        <w:rPr>
          <w:lang w:val="en-US"/>
        </w:rPr>
        <w:t>s</w:t>
      </w:r>
      <w:bookmarkEnd w:id="14"/>
    </w:p>
    <w:p w14:paraId="4E3D5B2F" w14:textId="7409A14C" w:rsidR="000C52A7" w:rsidRDefault="00E47EC1" w:rsidP="000C52A7">
      <w:r>
        <w:rPr>
          <w:lang w:val="en-US"/>
        </w:rPr>
        <w:t>A criticism of the anthropometric approach is that such measurements tend to oversimplify morphology when used in isolation and can be very difficult to interpret collectively</w:t>
      </w:r>
      <w:r w:rsidR="000C52A7">
        <w:rPr>
          <w:lang w:val="en-US"/>
        </w:rPr>
        <w:t xml:space="preserve"> </w:t>
      </w:r>
      <w:r w:rsidR="000C52A7" w:rsidRPr="000C52A7">
        <w:fldChar w:fldCharType="begin"/>
      </w:r>
      <w:r w:rsidR="00AB2A1C">
        <w:instrText xml:space="preserve"> ADDIN EN.CITE &lt;EndNote&gt;&lt;Cite&gt;&lt;Author&gt;Marcus&lt;/Author&gt;&lt;Year&gt;2009&lt;/Year&gt;&lt;RecNum&gt;221&lt;/RecNum&gt;&lt;DisplayText&gt;(Marcus et al., 2009)&lt;/DisplayText&gt;&lt;record&gt;&lt;rec-number&gt;221&lt;/rec-number&gt;&lt;foreign-keys&gt;&lt;key app="EN" db-id="adtx5xw0uarxaaepweyvx0twsvspp0s9f0ep" timestamp="1447299998"&gt;221&lt;/key&gt;&lt;/foreign-keys&gt;&lt;ref-type name="Journal Article"&gt;17&lt;/ref-type&gt;&lt;contributors&gt;&lt;authors&gt;&lt;author&gt;Marcus, Jeffrey R&lt;/author&gt;&lt;author&gt;Domeshek, Leahthan F&lt;/author&gt;&lt;author&gt;Loyd, Andre M&lt;/author&gt;&lt;author&gt;Schoenleber, John M&lt;/author&gt;&lt;author&gt;Das, Rajesh R&lt;/author&gt;&lt;author&gt;Nightingale, Roger W&lt;/author&gt;&lt;author&gt;Mukundan Jr, Srinivasan&lt;/author&gt;&lt;/authors&gt;&lt;/contributors&gt;&lt;titles&gt;&lt;title&gt;Use of a three-dimensional, normative database of pediatric craniofacial morphology for modern anthropometric analysis&lt;/title&gt;&lt;secondary-title&gt;Plastic and Reconstructive Surgery&lt;/secondary-title&gt;&lt;/titles&gt;&lt;periodical&gt;&lt;full-title&gt;Plastic And Reconstructive Surgery&lt;/full-title&gt;&lt;/periodical&gt;&lt;pages&gt;2076-2084&lt;/pages&gt;&lt;volume&gt;124&lt;/volume&gt;&lt;number&gt;6&lt;/number&gt;&lt;dates&gt;&lt;year&gt;2009&lt;/year&gt;&lt;/dates&gt;&lt;isbn&gt;0032-1052&lt;/isbn&gt;&lt;urls&gt;&lt;/urls&gt;&lt;/record&gt;&lt;/Cite&gt;&lt;/EndNote&gt;</w:instrText>
      </w:r>
      <w:r w:rsidR="000C52A7" w:rsidRPr="000C52A7">
        <w:fldChar w:fldCharType="separate"/>
      </w:r>
      <w:r w:rsidR="00AB2A1C">
        <w:rPr>
          <w:noProof/>
        </w:rPr>
        <w:t>(</w:t>
      </w:r>
      <w:hyperlink w:anchor="_ENREF_97" w:tooltip="Marcus, 2009 #221" w:history="1">
        <w:r w:rsidR="00E23A8E">
          <w:rPr>
            <w:noProof/>
          </w:rPr>
          <w:t>Marcus et al., 2009</w:t>
        </w:r>
      </w:hyperlink>
      <w:r w:rsidR="00AB2A1C">
        <w:rPr>
          <w:noProof/>
        </w:rPr>
        <w:t>)</w:t>
      </w:r>
      <w:r w:rsidR="000C52A7" w:rsidRPr="000C52A7">
        <w:fldChar w:fldCharType="end"/>
      </w:r>
      <w:r w:rsidR="000C52A7">
        <w:t xml:space="preserve">. For this </w:t>
      </w:r>
      <w:proofErr w:type="gramStart"/>
      <w:r w:rsidR="000C52A7">
        <w:t>reason</w:t>
      </w:r>
      <w:proofErr w:type="gramEnd"/>
      <w:r w:rsidR="000C52A7">
        <w:t xml:space="preserve"> techniques from morphometrics have been applied to the description of normality and abnormality holistically. </w:t>
      </w:r>
      <w:r w:rsidR="00853A1C">
        <w:t>These begin with a sample of faces, each face defined</w:t>
      </w:r>
      <w:r w:rsidR="000C52A7">
        <w:t xml:space="preserve"> </w:t>
      </w:r>
      <w:r w:rsidR="00853A1C">
        <w:t>by the co-ordinates of a set of landmarks. These can be either sparsely indicated anatomical landmarks or spatially-dense quasi-landmarks, which define the entire surface of the face. The visualisations below are all derived from the latter case</w:t>
      </w:r>
      <w:r w:rsidR="0076447A">
        <w:t>,</w:t>
      </w:r>
      <w:r w:rsidR="00853A1C">
        <w:t xml:space="preserve"> enabling visualisation along an apparently smooth (due to the density of the landmarks) facial surface. </w:t>
      </w:r>
    </w:p>
    <w:p w14:paraId="348344FD" w14:textId="77777777" w:rsidR="0076447A" w:rsidRDefault="0076447A" w:rsidP="0076447A">
      <w:pPr>
        <w:keepNext/>
        <w:keepLines/>
        <w:spacing w:before="40"/>
        <w:ind w:left="864"/>
        <w:outlineLvl w:val="3"/>
        <w:rPr>
          <w:rFonts w:eastAsiaTheme="majorEastAsia" w:cstheme="majorBidi"/>
          <w:i/>
          <w:iCs/>
        </w:rPr>
      </w:pPr>
    </w:p>
    <w:p w14:paraId="774EF549" w14:textId="77777777" w:rsidR="0076447A" w:rsidRPr="0076447A" w:rsidRDefault="0076447A" w:rsidP="0076447A">
      <w:pPr>
        <w:keepNext/>
        <w:keepLines/>
        <w:numPr>
          <w:ilvl w:val="3"/>
          <w:numId w:val="3"/>
        </w:numPr>
        <w:spacing w:before="40"/>
        <w:outlineLvl w:val="3"/>
        <w:rPr>
          <w:rFonts w:eastAsiaTheme="majorEastAsia" w:cstheme="majorBidi"/>
          <w:i/>
          <w:iCs/>
        </w:rPr>
      </w:pPr>
      <w:r w:rsidRPr="0076447A">
        <w:rPr>
          <w:rFonts w:eastAsiaTheme="majorEastAsia" w:cstheme="majorBidi"/>
          <w:i/>
          <w:iCs/>
        </w:rPr>
        <w:t>Population archetypes/templates.</w:t>
      </w:r>
    </w:p>
    <w:p w14:paraId="2AFA6552" w14:textId="7F2DA7A8" w:rsidR="0076447A" w:rsidRPr="0076447A" w:rsidRDefault="0076447A" w:rsidP="0076447A">
      <w:r w:rsidRPr="0076447A">
        <w:t xml:space="preserve">Homogenous populations can be summarised as facial archetypes or templates </w:t>
      </w:r>
      <w:r w:rsidRPr="0076447A">
        <w:fldChar w:fldCharType="begin"/>
      </w:r>
      <w:r w:rsidR="00AB2A1C">
        <w:instrText xml:space="preserve"> ADDIN EN.CITE &lt;EndNote&gt;&lt;Cite&gt;&lt;Author&gt;Kau&lt;/Author&gt;&lt;Year&gt;2006&lt;/Year&gt;&lt;RecNum&gt;10&lt;/RecNum&gt;&lt;DisplayText&gt;(Kau et al., 2006a, Shaweesh et al., 2006)&lt;/DisplayText&gt;&lt;record&gt;&lt;rec-number&gt;10&lt;/rec-number&gt;&lt;foreign-keys&gt;&lt;key app="EN" db-id="adtx5xw0uarxaaepweyvx0twsvspp0s9f0ep" timestamp="1409700170"&gt;10&lt;/key&gt;&lt;/foreign-keys&gt;&lt;ref-type name="Journal Article"&gt;17&lt;/ref-type&gt;&lt;contributors&gt;&lt;authors&gt;&lt;author&gt;Kau, C&lt;/author&gt;&lt;author&gt;Zhurov, A&lt;/author&gt;&lt;author&gt;Richmond,S&lt;/author&gt;&lt;author&gt;Cronin, A&lt;/author&gt;&lt;author&gt;Savio, C&lt;/author&gt;&lt;author&gt;Mallorie, C&lt;/author&gt;&lt;/authors&gt;&lt;/contributors&gt;&lt;titles&gt;&lt;title&gt;Facial templates: A new perspective in three dimensions&lt;/title&gt;&lt;secondary-title&gt;Orthodontics and Craniofacial Research&lt;/secondary-title&gt;&lt;/titles&gt;&lt;periodical&gt;&lt;full-title&gt;Orthodontics and Craniofacial Research&lt;/full-title&gt;&lt;/periodical&gt;&lt;pages&gt;10-17&lt;/pages&gt;&lt;volume&gt;9&lt;/volume&gt;&lt;dates&gt;&lt;year&gt;2006&lt;/year&gt;&lt;/dates&gt;&lt;urls&gt;&lt;/urls&gt;&lt;/record&gt;&lt;/Cite&gt;&lt;Cite&gt;&lt;Author&gt;Shaweesh&lt;/Author&gt;&lt;Year&gt;2006&lt;/Year&gt;&lt;RecNum&gt;215&lt;/RecNum&gt;&lt;record&gt;&lt;rec-number&gt;215&lt;/rec-number&gt;&lt;foreign-keys&gt;&lt;key app="EN" db-id="adtx5xw0uarxaaepweyvx0twsvspp0s9f0ep" timestamp="1447221113"&gt;215&lt;/key&gt;&lt;/foreign-keys&gt;&lt;ref-type name="Journal Article"&gt;17&lt;/ref-type&gt;&lt;contributors&gt;&lt;authors&gt;&lt;author&gt;Shaweesh, AIM&lt;/author&gt;&lt;author&gt;Clement, JG&lt;/author&gt;&lt;author&gt;Thomas, CDL&lt;/author&gt;&lt;author&gt;Bankier, Agnes&lt;/author&gt;&lt;/authors&gt;&lt;/contributors&gt;&lt;titles&gt;&lt;title&gt;Construction and use of facial archetypes in anthropology and syndrome diagnosis&lt;/title&gt;&lt;secondary-title&gt;Forensic science international&lt;/secondary-title&gt;&lt;/titles&gt;&lt;periodical&gt;&lt;full-title&gt;Forensic science international&lt;/full-title&gt;&lt;/periodical&gt;&lt;pages&gt;S175-S185&lt;/pages&gt;&lt;volume&gt;159&lt;/volume&gt;&lt;dates&gt;&lt;year&gt;2006&lt;/year&gt;&lt;/dates&gt;&lt;isbn&gt;0379-0738&lt;/isbn&gt;&lt;urls&gt;&lt;/urls&gt;&lt;/record&gt;&lt;/Cite&gt;&lt;/EndNote&gt;</w:instrText>
      </w:r>
      <w:r w:rsidRPr="0076447A">
        <w:fldChar w:fldCharType="separate"/>
      </w:r>
      <w:r w:rsidR="00AB2A1C">
        <w:rPr>
          <w:noProof/>
        </w:rPr>
        <w:t>(</w:t>
      </w:r>
      <w:hyperlink w:anchor="_ENREF_80" w:tooltip="Kau, 2006 #10" w:history="1">
        <w:r w:rsidR="00E23A8E">
          <w:rPr>
            <w:noProof/>
          </w:rPr>
          <w:t>Kau et al., 2006a</w:t>
        </w:r>
      </w:hyperlink>
      <w:r w:rsidR="00AB2A1C">
        <w:rPr>
          <w:noProof/>
        </w:rPr>
        <w:t xml:space="preserve">, </w:t>
      </w:r>
      <w:hyperlink w:anchor="_ENREF_122" w:tooltip="Shaweesh, 2006 #215" w:history="1">
        <w:r w:rsidR="00E23A8E">
          <w:rPr>
            <w:noProof/>
          </w:rPr>
          <w:t>Shaweesh et al., 2006</w:t>
        </w:r>
      </w:hyperlink>
      <w:r w:rsidR="00AB2A1C">
        <w:rPr>
          <w:noProof/>
        </w:rPr>
        <w:t>)</w:t>
      </w:r>
      <w:r w:rsidRPr="0076447A">
        <w:fldChar w:fldCharType="end"/>
      </w:r>
      <w:r w:rsidRPr="0076447A">
        <w:t>. These are the average of a sample of</w:t>
      </w:r>
      <w:r w:rsidR="00F91839">
        <w:t xml:space="preserve"> faces. The average is simply the arithmetic mean of the co-ordinates after all faces are co-aligned. These are</w:t>
      </w:r>
      <w:r w:rsidRPr="0076447A">
        <w:t xml:space="preserve"> used to typify a particular ethnic </w:t>
      </w:r>
      <w:r w:rsidRPr="0076447A">
        <w:fldChar w:fldCharType="begin"/>
      </w:r>
      <w:r w:rsidR="00AB2A1C">
        <w:instrText xml:space="preserve"> ADDIN EN.CITE &lt;EndNote&gt;&lt;Cite&gt;&lt;Author&gt;Kau&lt;/Author&gt;&lt;Year&gt;2010&lt;/Year&gt;&lt;RecNum&gt;219&lt;/RecNum&gt;&lt;DisplayText&gt;(Kau et al., 2010)&lt;/DisplayText&gt;&lt;record&gt;&lt;rec-number&gt;219&lt;/rec-number&gt;&lt;foreign-keys&gt;&lt;key app="EN" db-id="adtx5xw0uarxaaepweyvx0twsvspp0s9f0ep" timestamp="1447295486"&gt;219&lt;/key&gt;&lt;/foreign-keys&gt;&lt;ref-type name="Journal Article"&gt;17&lt;/ref-type&gt;&lt;contributors&gt;&lt;authors&gt;&lt;author&gt;Kau, Chung How&lt;/author&gt;&lt;author&gt;Richmond, Stephen&lt;/author&gt;&lt;author&gt;Zhurov, Alexei&lt;/author&gt;&lt;author&gt;Ovsenik, Maja&lt;/author&gt;&lt;author&gt;Tawfik, Wael&lt;/author&gt;&lt;author&gt;Borbely, Peter&lt;/author&gt;&lt;author&gt;English, Jeryl D&lt;/author&gt;&lt;/authors&gt;&lt;/contributors&gt;&lt;titles&gt;&lt;title&gt;Use of 3-dimensional surface acquisition to study facial morphology in 5 populations&lt;/title&gt;&lt;secondary-title&gt;American Journal of Orthodontics and Dentofacial Orthopedics&lt;/secondary-title&gt;&lt;/titles&gt;&lt;periodical&gt;&lt;full-title&gt;American Journal of Orthodontics and Dentofacial Orthopedics&lt;/full-title&gt;&lt;/periodical&gt;&lt;pages&gt;S56. e1-S56. e9&lt;/pages&gt;&lt;volume&gt;137&lt;/volume&gt;&lt;number&gt;4&lt;/number&gt;&lt;dates&gt;&lt;year&gt;2010&lt;/year&gt;&lt;/dates&gt;&lt;isbn&gt;0889-5406&lt;/isbn&gt;&lt;urls&gt;&lt;/urls&gt;&lt;/record&gt;&lt;/Cite&gt;&lt;/EndNote&gt;</w:instrText>
      </w:r>
      <w:r w:rsidRPr="0076447A">
        <w:fldChar w:fldCharType="separate"/>
      </w:r>
      <w:r w:rsidR="00AB2A1C">
        <w:rPr>
          <w:noProof/>
        </w:rPr>
        <w:t>(</w:t>
      </w:r>
      <w:hyperlink w:anchor="_ENREF_82" w:tooltip="Kau, 2010 #219" w:history="1">
        <w:r w:rsidR="00E23A8E">
          <w:rPr>
            <w:noProof/>
          </w:rPr>
          <w:t>Kau et al., 2010</w:t>
        </w:r>
      </w:hyperlink>
      <w:r w:rsidR="00AB2A1C">
        <w:rPr>
          <w:noProof/>
        </w:rPr>
        <w:t>)</w:t>
      </w:r>
      <w:r w:rsidRPr="0076447A">
        <w:fldChar w:fldCharType="end"/>
      </w:r>
      <w:r w:rsidRPr="0076447A">
        <w:t xml:space="preserve">, age </w:t>
      </w:r>
      <w:r w:rsidRPr="0076447A">
        <w:fldChar w:fldCharType="begin"/>
      </w:r>
      <w:r w:rsidR="00AB2A1C">
        <w:instrText xml:space="preserve"> ADDIN EN.CITE &lt;EndNote&gt;&lt;Cite&gt;&lt;Author&gt;Kau&lt;/Author&gt;&lt;Year&gt;2006&lt;/Year&gt;&lt;RecNum&gt;217&lt;/RecNum&gt;&lt;DisplayText&gt;(Kau et al., 2006b)&lt;/DisplayText&gt;&lt;record&gt;&lt;rec-number&gt;217&lt;/rec-number&gt;&lt;foreign-keys&gt;&lt;key app="EN" db-id="adtx5xw0uarxaaepweyvx0twsvspp0s9f0ep" timestamp="1447295006"&gt;217&lt;/key&gt;&lt;/foreign-keys&gt;&lt;ref-type name="Journal Article"&gt;17&lt;/ref-type&gt;&lt;contributors&gt;&lt;authors&gt;&lt;author&gt;Kau, Chung How&lt;/author&gt;&lt;author&gt;Zhurov, Alexei&lt;/author&gt;&lt;author&gt;Richmond, Stephen&lt;/author&gt;&lt;author&gt;Bibb, Richard&lt;/author&gt;&lt;author&gt;Sugar, Adrian&lt;/author&gt;&lt;author&gt;Knox, Jeremy&lt;/author&gt;&lt;author&gt;Hartles, Frank&lt;/author&gt;&lt;/authors&gt;&lt;/contributors&gt;&lt;titles&gt;&lt;title&gt;The 3-dimensional construction of the average 11-year-old child face: a clinical evaluation and application&lt;/title&gt;&lt;secondary-title&gt;Journal of oral and maxillofacial surgery&lt;/secondary-title&gt;&lt;/titles&gt;&lt;periodical&gt;&lt;full-title&gt;Journal of Oral and Maxillofacial Surgery&lt;/full-title&gt;&lt;/periodical&gt;&lt;pages&gt;1086-1092&lt;/pages&gt;&lt;volume&gt;64&lt;/volume&gt;&lt;number&gt;7&lt;/number&gt;&lt;dates&gt;&lt;year&gt;2006&lt;/year&gt;&lt;/dates&gt;&lt;isbn&gt;0278-2391&lt;/isbn&gt;&lt;urls&gt;&lt;/urls&gt;&lt;/record&gt;&lt;/Cite&gt;&lt;/EndNote&gt;</w:instrText>
      </w:r>
      <w:r w:rsidRPr="0076447A">
        <w:fldChar w:fldCharType="separate"/>
      </w:r>
      <w:r w:rsidR="00AB2A1C">
        <w:rPr>
          <w:noProof/>
        </w:rPr>
        <w:t>(</w:t>
      </w:r>
      <w:hyperlink w:anchor="_ENREF_83" w:tooltip="Kau, 2006 #217" w:history="1">
        <w:r w:rsidR="00E23A8E">
          <w:rPr>
            <w:noProof/>
          </w:rPr>
          <w:t>Kau et al., 2006b</w:t>
        </w:r>
      </w:hyperlink>
      <w:r w:rsidR="00AB2A1C">
        <w:rPr>
          <w:noProof/>
        </w:rPr>
        <w:t>)</w:t>
      </w:r>
      <w:r w:rsidRPr="0076447A">
        <w:fldChar w:fldCharType="end"/>
      </w:r>
      <w:r w:rsidRPr="0076447A">
        <w:t xml:space="preserve">  or syndromic group </w:t>
      </w:r>
      <w:r w:rsidRPr="0076447A">
        <w:fldChar w:fldCharType="begin">
          <w:fldData xml:space="preserve">PEVuZE5vdGU+PENpdGU+PEF1dGhvcj5CdWdoYWlnaXM8L0F1dGhvcj48WWVhcj4yMDE0PC9ZZWFy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</w:fldData>
        </w:fldChar>
      </w:r>
      <w:r w:rsidR="00AB2A1C">
        <w:instrText xml:space="preserve"> ADDIN EN.CITE </w:instrText>
      </w:r>
      <w:r w:rsidR="00AB2A1C">
        <w:fldChar w:fldCharType="begin">
          <w:fldData xml:space="preserve">PEVuZE5vdGU+PENpdGU+PEF1dGhvcj5CdWdoYWlnaXM8L0F1dGhvcj48WWVhcj4yMDE0PC9ZZWFy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</w:fldData>
        </w:fldChar>
      </w:r>
      <w:r w:rsidR="00AB2A1C">
        <w:instrText xml:space="preserve"> ADDIN EN.CITE.DATA </w:instrText>
      </w:r>
      <w:r w:rsidR="00AB2A1C">
        <w:fldChar w:fldCharType="end"/>
      </w:r>
      <w:r w:rsidRPr="0076447A">
        <w:fldChar w:fldCharType="separate"/>
      </w:r>
      <w:r w:rsidR="00AB2A1C">
        <w:rPr>
          <w:noProof/>
        </w:rPr>
        <w:t>(</w:t>
      </w:r>
      <w:hyperlink w:anchor="_ENREF_24" w:tooltip="Bughaigis, 2014 #3" w:history="1">
        <w:r w:rsidR="00E23A8E">
          <w:rPr>
            <w:noProof/>
          </w:rPr>
          <w:t>Bughaigis et al., 2014</w:t>
        </w:r>
      </w:hyperlink>
      <w:r w:rsidR="00AB2A1C">
        <w:rPr>
          <w:noProof/>
        </w:rPr>
        <w:t xml:space="preserve">, </w:t>
      </w:r>
      <w:hyperlink w:anchor="_ENREF_70" w:tooltip="Hammond, 2004 #51" w:history="1">
        <w:r w:rsidR="00E23A8E">
          <w:rPr>
            <w:noProof/>
          </w:rPr>
          <w:t>Hammond et al., 2004</w:t>
        </w:r>
      </w:hyperlink>
      <w:r w:rsidR="00AB2A1C">
        <w:rPr>
          <w:noProof/>
        </w:rPr>
        <w:t xml:space="preserve">, </w:t>
      </w:r>
      <w:hyperlink w:anchor="_ENREF_34" w:tooltip="Cox-Brinkman, 2007 #9" w:history="1">
        <w:r w:rsidR="00E23A8E">
          <w:rPr>
            <w:noProof/>
          </w:rPr>
          <w:t>Cox-Brinkman et al., 2007</w:t>
        </w:r>
      </w:hyperlink>
      <w:r w:rsidR="00AB2A1C">
        <w:rPr>
          <w:noProof/>
        </w:rPr>
        <w:t xml:space="preserve">, </w:t>
      </w:r>
      <w:hyperlink w:anchor="_ENREF_69" w:tooltip="Hammond, 2012 #230" w:history="1">
        <w:r w:rsidR="00E23A8E">
          <w:rPr>
            <w:noProof/>
          </w:rPr>
          <w:t>Hammond et al., 2012a</w:t>
        </w:r>
      </w:hyperlink>
      <w:r w:rsidR="00AB2A1C">
        <w:rPr>
          <w:noProof/>
        </w:rPr>
        <w:t xml:space="preserve">, </w:t>
      </w:r>
      <w:hyperlink w:anchor="_ENREF_16" w:tooltip="Bhuiyan, 2006 #229" w:history="1">
        <w:r w:rsidR="00E23A8E">
          <w:rPr>
            <w:noProof/>
          </w:rPr>
          <w:t>Bhuiyan et al., 2006</w:t>
        </w:r>
      </w:hyperlink>
      <w:r w:rsidR="00AB2A1C">
        <w:rPr>
          <w:noProof/>
        </w:rPr>
        <w:t xml:space="preserve">, </w:t>
      </w:r>
      <w:hyperlink w:anchor="_ENREF_97" w:tooltip="Marcus, 2009 #221" w:history="1">
        <w:r w:rsidR="00E23A8E">
          <w:rPr>
            <w:noProof/>
          </w:rPr>
          <w:t>Marcus et al., 2009</w:t>
        </w:r>
      </w:hyperlink>
      <w:r w:rsidR="00AB2A1C">
        <w:rPr>
          <w:noProof/>
        </w:rPr>
        <w:t>)</w:t>
      </w:r>
      <w:r w:rsidRPr="0076447A">
        <w:fldChar w:fldCharType="end"/>
      </w:r>
      <w:r w:rsidRPr="0076447A">
        <w:t xml:space="preserve">. Latterly these have been created by averaging full 3D facial images, deriving an average representation of the entire facial surface. However these techniques are descended from earlier attempts which used sparse configurations of anatomical landmarks to define the average surface, referred to as  </w:t>
      </w:r>
      <w:r w:rsidRPr="0076447A">
        <w:rPr>
          <w:i/>
          <w:iCs/>
        </w:rPr>
        <w:t>mesh diagrams</w:t>
      </w:r>
      <w:r w:rsidRPr="0076447A">
        <w:t xml:space="preserve"> </w:t>
      </w:r>
      <w:r w:rsidRPr="0076447A">
        <w:fldChar w:fldCharType="begin">
          <w:fldData xml:space="preserve">PEVuZE5vdGU+PENpdGU+PEF1dGhvcj5Nb29ycmVlczwvQXV0aG9yPjxZZWFyPjE5NjI8L1llYXI+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</w:fldData>
        </w:fldChar>
      </w:r>
      <w:r w:rsidR="00AB2A1C">
        <w:instrText xml:space="preserve"> ADDIN EN.CITE </w:instrText>
      </w:r>
      <w:r w:rsidR="00AB2A1C">
        <w:fldChar w:fldCharType="begin">
          <w:fldData xml:space="preserve">PEVuZE5vdGU+PENpdGU+PEF1dGhvcj5Nb29ycmVlczwvQXV0aG9yPjxZZWFyPjE5NjI8L1llYXI+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</w:fldData>
        </w:fldChar>
      </w:r>
      <w:r w:rsidR="00AB2A1C">
        <w:instrText xml:space="preserve"> ADDIN EN.CITE.DATA </w:instrText>
      </w:r>
      <w:r w:rsidR="00AB2A1C">
        <w:fldChar w:fldCharType="end"/>
      </w:r>
      <w:r w:rsidRPr="0076447A">
        <w:fldChar w:fldCharType="separate"/>
      </w:r>
      <w:r w:rsidR="00AB2A1C">
        <w:rPr>
          <w:noProof/>
        </w:rPr>
        <w:t>(</w:t>
      </w:r>
      <w:hyperlink w:anchor="_ENREF_107" w:tooltip="Moorrees, 1962 #232" w:history="1">
        <w:r w:rsidR="00E23A8E">
          <w:rPr>
            <w:noProof/>
          </w:rPr>
          <w:t>Moorrees and Lebret, 1962</w:t>
        </w:r>
      </w:hyperlink>
      <w:r w:rsidR="00AB2A1C">
        <w:rPr>
          <w:noProof/>
        </w:rPr>
        <w:t xml:space="preserve">, </w:t>
      </w:r>
      <w:hyperlink w:anchor="_ENREF_108" w:tooltip="Moorrees, 1976 #233" w:history="1">
        <w:r w:rsidR="00E23A8E">
          <w:rPr>
            <w:noProof/>
          </w:rPr>
          <w:t>Moorrees et al., 1976</w:t>
        </w:r>
      </w:hyperlink>
      <w:r w:rsidR="00AB2A1C">
        <w:rPr>
          <w:noProof/>
        </w:rPr>
        <w:t xml:space="preserve">, </w:t>
      </w:r>
      <w:hyperlink w:anchor="_ENREF_56" w:tooltip="Ferrario, 1998 #234" w:history="1">
        <w:r w:rsidR="00E23A8E">
          <w:rPr>
            <w:noProof/>
          </w:rPr>
          <w:t>Ferrario et al., 1998b</w:t>
        </w:r>
      </w:hyperlink>
      <w:r w:rsidR="00AB2A1C">
        <w:rPr>
          <w:noProof/>
        </w:rPr>
        <w:t xml:space="preserve">, </w:t>
      </w:r>
      <w:hyperlink w:anchor="_ENREF_42" w:tooltip="Evanko, 1997 #235" w:history="1">
        <w:r w:rsidR="00E23A8E">
          <w:rPr>
            <w:noProof/>
          </w:rPr>
          <w:t>Evanko et al., 1997</w:t>
        </w:r>
      </w:hyperlink>
      <w:r w:rsidR="00AB2A1C">
        <w:rPr>
          <w:noProof/>
        </w:rPr>
        <w:t>)</w:t>
      </w:r>
      <w:r w:rsidRPr="0076447A">
        <w:fldChar w:fldCharType="end"/>
      </w:r>
      <w:r w:rsidRPr="0076447A">
        <w:t xml:space="preserve">. Sometimes the variability within the population is also represented by creating an archetype that represents the typical deviation from the mean (e.g. +/- 1SD) </w:t>
      </w:r>
      <w:r w:rsidRPr="0076447A">
        <w:fldChar w:fldCharType="begin">
          <w:fldData xml:space="preserve">PEVuZE5vdGU+PENpdGU+PEF1dGhvcj5TaGF3ZWVzaDwvQXV0aG9yPjxZZWFyPjIwMDY8L1llYXI+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</w:fldData>
        </w:fldChar>
      </w:r>
      <w:r w:rsidR="00AB2A1C">
        <w:instrText xml:space="preserve"> ADDIN EN.CITE </w:instrText>
      </w:r>
      <w:r w:rsidR="00AB2A1C">
        <w:fldChar w:fldCharType="begin">
          <w:fldData xml:space="preserve">PEVuZE5vdGU+PENpdGU+PEF1dGhvcj5TaGF3ZWVzaDwvQXV0aG9yPjxZZWFyPjIwMDY8L1llYXI+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</w:fldData>
        </w:fldChar>
      </w:r>
      <w:r w:rsidR="00AB2A1C">
        <w:instrText xml:space="preserve"> ADDIN EN.CITE.DATA </w:instrText>
      </w:r>
      <w:r w:rsidR="00AB2A1C">
        <w:fldChar w:fldCharType="end"/>
      </w:r>
      <w:r w:rsidRPr="0076447A">
        <w:fldChar w:fldCharType="separate"/>
      </w:r>
      <w:r w:rsidR="00AB2A1C">
        <w:rPr>
          <w:noProof/>
        </w:rPr>
        <w:t>(</w:t>
      </w:r>
      <w:hyperlink w:anchor="_ENREF_122" w:tooltip="Shaweesh, 2006 #215" w:history="1">
        <w:r w:rsidR="00E23A8E">
          <w:rPr>
            <w:noProof/>
          </w:rPr>
          <w:t>Shaweesh et al., 2006</w:t>
        </w:r>
      </w:hyperlink>
      <w:r w:rsidR="00AB2A1C">
        <w:rPr>
          <w:noProof/>
        </w:rPr>
        <w:t xml:space="preserve">, </w:t>
      </w:r>
      <w:hyperlink w:anchor="_ENREF_107" w:tooltip="Moorrees, 1962 #232" w:history="1">
        <w:r w:rsidR="00E23A8E">
          <w:rPr>
            <w:noProof/>
          </w:rPr>
          <w:t>Moorrees and Lebret, 1962</w:t>
        </w:r>
      </w:hyperlink>
      <w:r w:rsidR="00AB2A1C">
        <w:rPr>
          <w:noProof/>
        </w:rPr>
        <w:t xml:space="preserve">, </w:t>
      </w:r>
      <w:hyperlink w:anchor="_ENREF_82" w:tooltip="Kau, 2010 #219" w:history="1">
        <w:r w:rsidR="00E23A8E">
          <w:rPr>
            <w:noProof/>
          </w:rPr>
          <w:t>Kau et al., 2010</w:t>
        </w:r>
      </w:hyperlink>
      <w:r w:rsidR="00AB2A1C">
        <w:rPr>
          <w:noProof/>
        </w:rPr>
        <w:t>)</w:t>
      </w:r>
      <w:r w:rsidRPr="0076447A">
        <w:fldChar w:fldCharType="end"/>
      </w:r>
      <w:r w:rsidRPr="0076447A">
        <w:t>.</w:t>
      </w:r>
    </w:p>
    <w:p w14:paraId="1F803A88" w14:textId="38C48656" w:rsidR="0076447A" w:rsidRDefault="0076447A" w:rsidP="000C52A7">
      <w:pPr>
        <w:rPr>
          <w:rFonts w:eastAsiaTheme="minorEastAsia"/>
        </w:rPr>
      </w:pPr>
      <w:r>
        <w:rPr>
          <w:rFonts w:eastAsiaTheme="minorEastAsia"/>
        </w:rPr>
        <w:t xml:space="preserve">An individual face, or the mean face of a dysmorphic population, can be superimposed onto the template. The regions that differ and the amount in which they differ can be visualised as a distance map. A distance map is where regions of a face are coloured according to the error of the superimposition (the distance between the two configurations), which varies, dependent on the local difference between the faces </w:t>
      </w:r>
      <w:r>
        <w:rPr>
          <w:rFonts w:eastAsiaTheme="minorEastAsia"/>
        </w:rPr>
        <w:fldChar w:fldCharType="begin">
          <w:fldData xml:space="preserve">PEVuZE5vdGU+PENpdGU+PEF1dGhvcj5IYW1tb25kPC9BdXRob3I+PFllYXI+MjAwNzwvWWVhcj48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</w:fldData>
        </w:fldChar>
      </w:r>
      <w:r w:rsidR="00AB2A1C">
        <w:rPr>
          <w:rFonts w:eastAsiaTheme="minorEastAsia"/>
        </w:rPr>
        <w:instrText xml:space="preserve"> ADDIN EN.CITE </w:instrText>
      </w:r>
      <w:r w:rsidR="00AB2A1C">
        <w:rPr>
          <w:rFonts w:eastAsiaTheme="minorEastAsia"/>
        </w:rPr>
        <w:fldChar w:fldCharType="begin">
          <w:fldData xml:space="preserve">PEVuZE5vdGU+PENpdGU+PEF1dGhvcj5IYW1tb25kPC9BdXRob3I+PFllYXI+MjAwNzwvWWVhcj48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</w:fldData>
        </w:fldChar>
      </w:r>
      <w:r w:rsidR="00AB2A1C">
        <w:rPr>
          <w:rFonts w:eastAsiaTheme="minorEastAsia"/>
        </w:rPr>
        <w:instrText xml:space="preserve"> ADDIN EN.CITE.DATA </w:instrText>
      </w:r>
      <w:r w:rsidR="00AB2A1C">
        <w:rPr>
          <w:rFonts w:eastAsiaTheme="minorEastAsia"/>
        </w:rPr>
      </w:r>
      <w:r w:rsidR="00AB2A1C">
        <w:rPr>
          <w:rFonts w:eastAsiaTheme="minorEastAsia"/>
        </w:rPr>
        <w:fldChar w:fldCharType="end"/>
      </w:r>
      <w:r>
        <w:rPr>
          <w:rFonts w:eastAsiaTheme="minorEastAsia"/>
        </w:rPr>
      </w:r>
      <w:r>
        <w:rPr>
          <w:rFonts w:eastAsiaTheme="minorEastAsia"/>
        </w:rPr>
        <w:fldChar w:fldCharType="separate"/>
      </w:r>
      <w:r w:rsidR="00AB2A1C">
        <w:rPr>
          <w:rFonts w:eastAsiaTheme="minorEastAsia"/>
          <w:noProof/>
        </w:rPr>
        <w:t>(</w:t>
      </w:r>
      <w:hyperlink w:anchor="_ENREF_68" w:tooltip="Hammond, 2007 #33" w:history="1">
        <w:r w:rsidR="00E23A8E">
          <w:rPr>
            <w:rFonts w:eastAsiaTheme="minorEastAsia"/>
            <w:noProof/>
          </w:rPr>
          <w:t>Hammond, 2007</w:t>
        </w:r>
      </w:hyperlink>
      <w:r w:rsidR="00AB2A1C">
        <w:rPr>
          <w:rFonts w:eastAsiaTheme="minorEastAsia"/>
          <w:noProof/>
        </w:rPr>
        <w:t xml:space="preserve">, </w:t>
      </w:r>
      <w:hyperlink w:anchor="_ENREF_34" w:tooltip="Cox-Brinkman, 2007 #9" w:history="1">
        <w:r w:rsidR="00E23A8E">
          <w:rPr>
            <w:rFonts w:eastAsiaTheme="minorEastAsia"/>
            <w:noProof/>
          </w:rPr>
          <w:t>Cox-Brinkman et al., 2007</w:t>
        </w:r>
      </w:hyperlink>
      <w:r w:rsidR="00AB2A1C">
        <w:rPr>
          <w:rFonts w:eastAsiaTheme="minorEastAsia"/>
          <w:noProof/>
        </w:rPr>
        <w:t xml:space="preserve">, </w:t>
      </w:r>
      <w:hyperlink w:anchor="_ENREF_71" w:tooltip="Hammond, 2012 #226" w:history="1">
        <w:r w:rsidR="00E23A8E">
          <w:rPr>
            <w:rFonts w:eastAsiaTheme="minorEastAsia"/>
            <w:noProof/>
          </w:rPr>
          <w:t>Hammond and Suttie, 2012</w:t>
        </w:r>
      </w:hyperlink>
      <w:r w:rsidR="00AB2A1C">
        <w:rPr>
          <w:rFonts w:eastAsiaTheme="minorEastAsia"/>
          <w:noProof/>
        </w:rPr>
        <w:t xml:space="preserve">, </w:t>
      </w:r>
      <w:hyperlink w:anchor="_ENREF_83" w:tooltip="Kau, 2006 #217" w:history="1">
        <w:r w:rsidR="00E23A8E">
          <w:rPr>
            <w:rFonts w:eastAsiaTheme="minorEastAsia"/>
            <w:noProof/>
          </w:rPr>
          <w:t>Kau et al., 2006b</w:t>
        </w:r>
      </w:hyperlink>
      <w:r w:rsidR="00AB2A1C">
        <w:rPr>
          <w:rFonts w:eastAsiaTheme="minorEastAsia"/>
          <w:noProof/>
        </w:rPr>
        <w:t xml:space="preserve">, </w:t>
      </w:r>
      <w:hyperlink w:anchor="_ENREF_90" w:tooltip="Koudelová, 2015 #194" w:history="1">
        <w:r w:rsidR="00E23A8E">
          <w:rPr>
            <w:rFonts w:eastAsiaTheme="minorEastAsia"/>
            <w:noProof/>
          </w:rPr>
          <w:t>Koudelová et al., 2015</w:t>
        </w:r>
      </w:hyperlink>
      <w:r w:rsidR="00AB2A1C">
        <w:rPr>
          <w:rFonts w:eastAsiaTheme="minorEastAsia"/>
          <w:noProof/>
        </w:rPr>
        <w:t xml:space="preserve">, </w:t>
      </w:r>
      <w:hyperlink w:anchor="_ENREF_80" w:tooltip="Kau, 2006 #10" w:history="1">
        <w:r w:rsidR="00E23A8E">
          <w:rPr>
            <w:rFonts w:eastAsiaTheme="minorEastAsia"/>
            <w:noProof/>
          </w:rPr>
          <w:t>Kau et al., 2006a</w:t>
        </w:r>
      </w:hyperlink>
      <w:r w:rsidR="00AB2A1C">
        <w:rPr>
          <w:rFonts w:eastAsiaTheme="minorEastAsia"/>
          <w:noProof/>
        </w:rPr>
        <w:t xml:space="preserve">, </w:t>
      </w:r>
      <w:hyperlink w:anchor="_ENREF_82" w:tooltip="Kau, 2010 #219" w:history="1">
        <w:r w:rsidR="00E23A8E">
          <w:rPr>
            <w:rFonts w:eastAsiaTheme="minorEastAsia"/>
            <w:noProof/>
          </w:rPr>
          <w:t>Kau et al., 2010</w:t>
        </w:r>
      </w:hyperlink>
      <w:r w:rsidR="00AB2A1C">
        <w:rPr>
          <w:rFonts w:eastAsiaTheme="minorEastAsia"/>
          <w:noProof/>
        </w:rPr>
        <w:t xml:space="preserve">, </w:t>
      </w:r>
      <w:hyperlink w:anchor="_ENREF_81" w:tooltip="Kau, 2007 #218" w:history="1">
        <w:r w:rsidR="00E23A8E">
          <w:rPr>
            <w:rFonts w:eastAsiaTheme="minorEastAsia"/>
            <w:noProof/>
          </w:rPr>
          <w:t>Kau et al., 2007</w:t>
        </w:r>
      </w:hyperlink>
      <w:r w:rsidR="00AB2A1C">
        <w:rPr>
          <w:rFonts w:eastAsiaTheme="minorEastAsia"/>
          <w:noProof/>
        </w:rPr>
        <w:t xml:space="preserve">, </w:t>
      </w:r>
      <w:hyperlink w:anchor="_ENREF_122" w:tooltip="Shaweesh, 2006 #215" w:history="1">
        <w:r w:rsidR="00E23A8E">
          <w:rPr>
            <w:rFonts w:eastAsiaTheme="minorEastAsia"/>
            <w:noProof/>
          </w:rPr>
          <w:t>Shaweesh et al., 2006</w:t>
        </w:r>
      </w:hyperlink>
      <w:r w:rsidR="00AB2A1C">
        <w:rPr>
          <w:rFonts w:eastAsiaTheme="minorEastAsia"/>
          <w:noProof/>
        </w:rPr>
        <w:t>)</w:t>
      </w:r>
      <w:r>
        <w:rPr>
          <w:rFonts w:eastAsiaTheme="minorEastAsia"/>
        </w:rPr>
        <w:fldChar w:fldCharType="end"/>
      </w:r>
      <w:r>
        <w:rPr>
          <w:rFonts w:eastAsiaTheme="minorEastAsia"/>
        </w:rPr>
        <w:t xml:space="preserve">. The overall degree of dysmorphology can be summarised as the mean error of the superimposition (i.e. the mean, difference between the faces). In </w:t>
      </w:r>
      <w:proofErr w:type="gramStart"/>
      <w:r>
        <w:rPr>
          <w:rFonts w:eastAsiaTheme="minorEastAsia"/>
        </w:rPr>
        <w:t>general</w:t>
      </w:r>
      <w:proofErr w:type="gramEnd"/>
      <w:r>
        <w:rPr>
          <w:rFonts w:eastAsiaTheme="minorEastAsia"/>
        </w:rPr>
        <w:t xml:space="preserve"> these studies do not take into account the typical variability around the mean, leading to conclusions that are based on the raw anatomical diff</w:t>
      </w:r>
      <w:r w:rsidR="000E0777">
        <w:rPr>
          <w:rFonts w:eastAsiaTheme="minorEastAsia"/>
        </w:rPr>
        <w:t xml:space="preserve">erence between the two faces (see </w:t>
      </w:r>
      <w:r w:rsidR="000E0777">
        <w:rPr>
          <w:rFonts w:eastAsiaTheme="minorEastAsia"/>
        </w:rPr>
        <w:fldChar w:fldCharType="begin"/>
      </w:r>
      <w:r w:rsidR="000E0777">
        <w:rPr>
          <w:rFonts w:eastAsiaTheme="minorEastAsia"/>
        </w:rPr>
        <w:instrText xml:space="preserve"> REF _Ref441323963 \h </w:instrText>
      </w:r>
      <w:r w:rsidR="000E0777">
        <w:rPr>
          <w:rFonts w:eastAsiaTheme="minorEastAsia"/>
        </w:rPr>
      </w:r>
      <w:r w:rsidR="000E0777">
        <w:rPr>
          <w:rFonts w:eastAsiaTheme="minorEastAsia"/>
        </w:rPr>
        <w:fldChar w:fldCharType="separate"/>
      </w:r>
      <w:r w:rsidR="006439E2">
        <w:t xml:space="preserve">Figure </w:t>
      </w:r>
      <w:r w:rsidR="006439E2">
        <w:rPr>
          <w:noProof/>
        </w:rPr>
        <w:t>2</w:t>
      </w:r>
      <w:r w:rsidR="006439E2">
        <w:t>.</w:t>
      </w:r>
      <w:r w:rsidR="006439E2">
        <w:rPr>
          <w:noProof/>
        </w:rPr>
        <w:t>8</w:t>
      </w:r>
      <w:r w:rsidR="000E0777">
        <w:rPr>
          <w:rFonts w:eastAsiaTheme="minorEastAsia"/>
        </w:rPr>
        <w:fldChar w:fldCharType="end"/>
      </w:r>
      <w:r w:rsidR="000E0777">
        <w:rPr>
          <w:rFonts w:eastAsiaTheme="minorEastAsia"/>
        </w:rPr>
        <w:t>, “Distance”)</w:t>
      </w:r>
    </w:p>
    <w:p w14:paraId="15CBA35D" w14:textId="5D40C8E6" w:rsidR="000E0777" w:rsidRPr="000E0777" w:rsidRDefault="000E0777" w:rsidP="000E0777">
      <w:pPr>
        <w:rPr>
          <w:rFonts w:eastAsiaTheme="minorEastAsia"/>
        </w:rPr>
      </w:pPr>
      <w:r w:rsidRPr="000E0777">
        <w:rPr>
          <w:rFonts w:eastAsiaTheme="minorEastAsia"/>
        </w:rPr>
        <w:t xml:space="preserve">An approach that takes into account the typical variability around the mean is Peter Hammond’s facial signature </w:t>
      </w:r>
      <w:r w:rsidRPr="000E0777">
        <w:rPr>
          <w:rFonts w:eastAsiaTheme="minorEastAsia"/>
        </w:rPr>
        <w:fldChar w:fldCharType="begin">
          <w:fldData xml:space="preserve">PEVuZE5vdGU+PENpdGU+PEF1dGhvcj5IYW1tb25kPC9BdXRob3I+PFllYXI+MjAxMjwvWWVhcj48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</w:fldData>
        </w:fldChar>
      </w:r>
      <w:r w:rsidR="00AB2A1C">
        <w:rPr>
          <w:rFonts w:eastAsiaTheme="minorEastAsia"/>
        </w:rPr>
        <w:instrText xml:space="preserve"> ADDIN EN.CITE </w:instrText>
      </w:r>
      <w:r w:rsidR="00AB2A1C">
        <w:rPr>
          <w:rFonts w:eastAsiaTheme="minorEastAsia"/>
        </w:rPr>
        <w:fldChar w:fldCharType="begin">
          <w:fldData xml:space="preserve">PEVuZE5vdGU+PENpdGU+PEF1dGhvcj5IYW1tb25kPC9BdXRob3I+PFllYXI+MjAxMjwvWWVhcj48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</w:fldData>
        </w:fldChar>
      </w:r>
      <w:r w:rsidR="00AB2A1C">
        <w:rPr>
          <w:rFonts w:eastAsiaTheme="minorEastAsia"/>
        </w:rPr>
        <w:instrText xml:space="preserve"> ADDIN EN.CITE.DATA </w:instrText>
      </w:r>
      <w:r w:rsidR="00AB2A1C">
        <w:rPr>
          <w:rFonts w:eastAsiaTheme="minorEastAsia"/>
        </w:rPr>
      </w:r>
      <w:r w:rsidR="00AB2A1C">
        <w:rPr>
          <w:rFonts w:eastAsiaTheme="minorEastAsia"/>
        </w:rPr>
        <w:fldChar w:fldCharType="end"/>
      </w:r>
      <w:r w:rsidRPr="000E0777">
        <w:rPr>
          <w:rFonts w:eastAsiaTheme="minorEastAsia"/>
        </w:rPr>
      </w:r>
      <w:r w:rsidRPr="000E0777">
        <w:rPr>
          <w:rFonts w:eastAsiaTheme="minorEastAsia"/>
        </w:rPr>
        <w:fldChar w:fldCharType="separate"/>
      </w:r>
      <w:r w:rsidR="00AB2A1C">
        <w:rPr>
          <w:rFonts w:eastAsiaTheme="minorEastAsia"/>
          <w:noProof/>
        </w:rPr>
        <w:t>(</w:t>
      </w:r>
      <w:hyperlink w:anchor="_ENREF_72" w:tooltip="Hammond, 2012 #225" w:history="1">
        <w:r w:rsidR="00E23A8E">
          <w:rPr>
            <w:rFonts w:eastAsiaTheme="minorEastAsia"/>
            <w:noProof/>
          </w:rPr>
          <w:t>Hammond et al., 2012b</w:t>
        </w:r>
      </w:hyperlink>
      <w:r w:rsidR="00AB2A1C">
        <w:rPr>
          <w:rFonts w:eastAsiaTheme="minorEastAsia"/>
          <w:noProof/>
        </w:rPr>
        <w:t xml:space="preserve">, </w:t>
      </w:r>
      <w:hyperlink w:anchor="_ENREF_71" w:tooltip="Hammond, 2012 #226" w:history="1">
        <w:r w:rsidR="00E23A8E">
          <w:rPr>
            <w:rFonts w:eastAsiaTheme="minorEastAsia"/>
            <w:noProof/>
          </w:rPr>
          <w:t>Hammond and Suttie, 2012</w:t>
        </w:r>
      </w:hyperlink>
      <w:r w:rsidR="00AB2A1C">
        <w:rPr>
          <w:rFonts w:eastAsiaTheme="minorEastAsia"/>
          <w:noProof/>
        </w:rPr>
        <w:t xml:space="preserve">, </w:t>
      </w:r>
      <w:hyperlink w:anchor="_ENREF_69" w:tooltip="Hammond, 2012 #230" w:history="1">
        <w:r w:rsidR="00E23A8E">
          <w:rPr>
            <w:rFonts w:eastAsiaTheme="minorEastAsia"/>
            <w:noProof/>
          </w:rPr>
          <w:t>Hammond et al., 2012a</w:t>
        </w:r>
      </w:hyperlink>
      <w:r w:rsidR="00AB2A1C">
        <w:rPr>
          <w:rFonts w:eastAsiaTheme="minorEastAsia"/>
          <w:noProof/>
        </w:rPr>
        <w:t>)</w:t>
      </w:r>
      <w:r w:rsidRPr="000E0777">
        <w:rPr>
          <w:rFonts w:eastAsiaTheme="minorEastAsia"/>
        </w:rPr>
        <w:fldChar w:fldCharType="end"/>
      </w:r>
      <w:r w:rsidRPr="000E0777">
        <w:rPr>
          <w:rFonts w:eastAsiaTheme="minorEastAsia"/>
        </w:rPr>
        <w:t>. This a method of characterising where on the face, and to what degree a given face is dysmorphic relative to a population. First all face</w:t>
      </w:r>
      <w:r w:rsidR="004A0800">
        <w:rPr>
          <w:rFonts w:eastAsiaTheme="minorEastAsia"/>
        </w:rPr>
        <w:t>s</w:t>
      </w:r>
      <w:r w:rsidRPr="000E0777">
        <w:rPr>
          <w:rFonts w:eastAsiaTheme="minorEastAsia"/>
        </w:rPr>
        <w:t xml:space="preserve"> are co-aligned to the mean configuration by GPA. The surface normal (direction perpendicular to the surface) is computed for each point on the mean face. The displacement for each point on each face, along the corresponding surface normal, is computed, defining, a distribution of displacements for each point. The deviation of any point on any face, not included in the reference population, can be expressed as a z-score within the appropriate distribution of </w:t>
      </w:r>
      <w:r w:rsidRPr="000E0777">
        <w:rPr>
          <w:rFonts w:eastAsiaTheme="minorEastAsia"/>
        </w:rPr>
        <w:lastRenderedPageBreak/>
        <w:t>displacements.  The signature of any face, not included in this reference population, can be visualised a</w:t>
      </w:r>
      <w:r w:rsidR="00F91839">
        <w:rPr>
          <w:rFonts w:eastAsiaTheme="minorEastAsia"/>
        </w:rPr>
        <w:t xml:space="preserve">s its standardised displacement (see </w:t>
      </w:r>
      <w:r w:rsidR="00F91839">
        <w:rPr>
          <w:rFonts w:eastAsiaTheme="minorEastAsia"/>
        </w:rPr>
        <w:fldChar w:fldCharType="begin"/>
      </w:r>
      <w:r w:rsidR="00F91839">
        <w:rPr>
          <w:rFonts w:eastAsiaTheme="minorEastAsia"/>
        </w:rPr>
        <w:instrText xml:space="preserve"> REF _Ref441323963 \h </w:instrText>
      </w:r>
      <w:r w:rsidR="00F91839">
        <w:rPr>
          <w:rFonts w:eastAsiaTheme="minorEastAsia"/>
        </w:rPr>
      </w:r>
      <w:r w:rsidR="00F91839">
        <w:rPr>
          <w:rFonts w:eastAsiaTheme="minorEastAsia"/>
        </w:rPr>
        <w:fldChar w:fldCharType="separate"/>
      </w:r>
      <w:r w:rsidR="006439E2">
        <w:t xml:space="preserve">Figure </w:t>
      </w:r>
      <w:r w:rsidR="006439E2">
        <w:rPr>
          <w:noProof/>
        </w:rPr>
        <w:t>2</w:t>
      </w:r>
      <w:r w:rsidR="006439E2">
        <w:t>.</w:t>
      </w:r>
      <w:r w:rsidR="006439E2">
        <w:rPr>
          <w:noProof/>
        </w:rPr>
        <w:t>8</w:t>
      </w:r>
      <w:r w:rsidR="00F91839">
        <w:rPr>
          <w:rFonts w:eastAsiaTheme="minorEastAsia"/>
        </w:rPr>
        <w:fldChar w:fldCharType="end"/>
      </w:r>
      <w:r w:rsidR="00F91839">
        <w:rPr>
          <w:rFonts w:eastAsiaTheme="minorEastAsia"/>
        </w:rPr>
        <w:t xml:space="preserve">, “Projected Distance Normed”) </w:t>
      </w:r>
    </w:p>
    <w:p w14:paraId="7A975DD8" w14:textId="77777777" w:rsidR="000E0777" w:rsidRPr="000E0777" w:rsidRDefault="000E0777" w:rsidP="000E0777">
      <w:pPr>
        <w:rPr>
          <w:rFonts w:eastAsiaTheme="minorEastAsia"/>
        </w:rPr>
      </w:pPr>
      <w:r w:rsidRPr="000E0777">
        <w:rPr>
          <w:rFonts w:eastAsiaTheme="minorEastAsia"/>
        </w:rPr>
        <w:t>The “signature weight” is a derived summary metric of dysmorphology:</w:t>
      </w:r>
    </w:p>
    <w:p w14:paraId="1BF816D1" w14:textId="77777777" w:rsidR="000E0777" w:rsidRPr="000E0777" w:rsidRDefault="000E0777" w:rsidP="000E0777">
      <w:pPr>
        <w:rPr>
          <w:rFonts w:eastAsiaTheme="minorEastAsia"/>
        </w:rPr>
      </w:pPr>
      <m:oMathPara>
        <m:oMath>
          <m:r>
            <w:rPr>
              <w:rFonts w:ascii="Cambria Math" w:eastAsiaTheme="minorEastAsia" w:hAnsi="Cambria Math"/>
            </w:rPr>
            <m:t xml:space="preserve"> </m:t>
          </m:r>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e>
                    <m:sup>
                      <m:r>
                        <w:rPr>
                          <w:rFonts w:ascii="Cambria Math" w:eastAsiaTheme="minorEastAsia" w:hAnsi="Cambria Math"/>
                        </w:rPr>
                        <m:t>2</m:t>
                      </m:r>
                    </m:sup>
                  </m:sSup>
                </m:e>
              </m:nary>
            </m:e>
          </m:rad>
        </m:oMath>
      </m:oMathPara>
    </w:p>
    <w:p w14:paraId="17900068" w14:textId="77777777" w:rsidR="000E0777" w:rsidRPr="000E0777" w:rsidRDefault="000E0777" w:rsidP="000E0777">
      <w:r w:rsidRPr="000E0777">
        <w:t xml:space="preserve">where </w:t>
      </w:r>
      <w:proofErr w:type="spellStart"/>
      <w:proofErr w:type="gramStart"/>
      <w:r w:rsidRPr="000E0777">
        <w:rPr>
          <w:rFonts w:ascii="Cambria" w:eastAsiaTheme="minorEastAsia" w:hAnsi="Cambria"/>
          <w:b/>
          <w:i/>
        </w:rPr>
        <w:t>z</w:t>
      </w:r>
      <w:r w:rsidRPr="000E0777">
        <w:rPr>
          <w:rFonts w:ascii="Cambria" w:eastAsiaTheme="minorEastAsia" w:hAnsi="Cambria"/>
          <w:b/>
          <w:i/>
          <w:vertAlign w:val="subscript"/>
        </w:rPr>
        <w:t>i</w:t>
      </w:r>
      <w:proofErr w:type="spellEnd"/>
      <w:r w:rsidRPr="000E0777">
        <w:rPr>
          <w:rFonts w:ascii="Cambria" w:eastAsiaTheme="minorEastAsia" w:hAnsi="Cambria"/>
          <w:b/>
          <w:i/>
          <w:vertAlign w:val="subscript"/>
        </w:rPr>
        <w:t xml:space="preserve"> </w:t>
      </w:r>
      <w:r w:rsidRPr="000E0777">
        <w:rPr>
          <w:rFonts w:ascii="Cambria" w:eastAsiaTheme="minorEastAsia" w:hAnsi="Cambria"/>
        </w:rPr>
        <w:t xml:space="preserve"> </w:t>
      </w:r>
      <w:r w:rsidRPr="000E0777">
        <w:t>represents</w:t>
      </w:r>
      <w:proofErr w:type="gramEnd"/>
      <w:r w:rsidRPr="000E0777">
        <w:t xml:space="preserve"> the displacement of the </w:t>
      </w:r>
      <w:proofErr w:type="spellStart"/>
      <w:r w:rsidRPr="000E0777">
        <w:t>i</w:t>
      </w:r>
      <w:r w:rsidRPr="000E0777">
        <w:rPr>
          <w:vertAlign w:val="superscript"/>
        </w:rPr>
        <w:t>th</w:t>
      </w:r>
      <w:proofErr w:type="spellEnd"/>
      <w:r w:rsidRPr="000E0777">
        <w:t xml:space="preserve"> landmark along the surface normal of the average face, represented as a z-score.</w:t>
      </w:r>
    </w:p>
    <w:p w14:paraId="7ED94A12" w14:textId="77777777" w:rsidR="000E0777" w:rsidRDefault="000E0777" w:rsidP="00F91839">
      <w:pPr>
        <w:pStyle w:val="Heading4"/>
        <w:numPr>
          <w:ilvl w:val="0"/>
          <w:numId w:val="0"/>
        </w:numPr>
      </w:pPr>
    </w:p>
    <w:p w14:paraId="32716C91" w14:textId="4E3BB1CF" w:rsidR="00F91839" w:rsidRDefault="00994675" w:rsidP="00F91839">
      <w:pPr>
        <w:pStyle w:val="Heading4"/>
      </w:pPr>
      <w:bookmarkStart w:id="15" w:name="_Ref442268985"/>
      <w:r>
        <w:t>Point-distribution models</w:t>
      </w:r>
      <w:bookmarkEnd w:id="15"/>
    </w:p>
    <w:p w14:paraId="32A741F7" w14:textId="48F79DAC" w:rsidR="008A2DA2" w:rsidRDefault="00994675" w:rsidP="00994675">
      <w:r>
        <w:t xml:space="preserve">The construction of a point-distribution model, or face space was described in section </w:t>
      </w:r>
      <w:r>
        <w:fldChar w:fldCharType="begin"/>
      </w:r>
      <w:r>
        <w:instrText xml:space="preserve"> REF _Ref441324876 \r \h </w:instrText>
      </w:r>
      <w:r>
        <w:fldChar w:fldCharType="separate"/>
      </w:r>
      <w:r w:rsidR="006439E2">
        <w:t>1.3.2.2</w:t>
      </w:r>
      <w:r>
        <w:fldChar w:fldCharType="end"/>
      </w:r>
      <w:r>
        <w:t xml:space="preserve">. Essentially this represents the entire covariance structure of the population. </w:t>
      </w:r>
      <w:proofErr w:type="gramStart"/>
      <w:r>
        <w:t>Specifically</w:t>
      </w:r>
      <w:proofErr w:type="gramEnd"/>
      <w:r>
        <w:t xml:space="preserve"> each dimension is direction of covariance in the data. These are mutually orthogonal (uncorrelated), meaning that each dimension accounts for different variability in the data.  along each dimension, </w:t>
      </w:r>
      <w:commentRangeStart w:id="16"/>
      <w:r>
        <w:t xml:space="preserve">the limits of normal variability are defined as </w:t>
      </w:r>
      <w:commentRangeEnd w:id="16"/>
      <w:r w:rsidR="00D34817">
        <w:rPr>
          <w:rStyle w:val="CommentReference"/>
        </w:rPr>
        <w:commentReference w:id="16"/>
      </w:r>
      <w:r>
        <w:t>(e.g. 1.</w:t>
      </w:r>
      <w:r w:rsidR="00650D03">
        <w:t>96 standard deviations). Any location in the space corresponds to an actual face.</w:t>
      </w:r>
      <w:r w:rsidR="00BD5D00" w:rsidRPr="00BD5D00">
        <w:t xml:space="preserve"> In fact using a point-distribution model it is possible to generate any number of synthetic faces just by specifying the co-ordinates in face-space </w:t>
      </w:r>
      <w:r w:rsidR="00BD5D00" w:rsidRPr="00BD5D00">
        <w:fldChar w:fldCharType="begin"/>
      </w:r>
      <w:r w:rsidR="00AB2A1C">
        <w:instrText xml:space="preserve"> ADDIN EN.CITE &lt;EndNote&gt;&lt;Cite&gt;&lt;Author&gt;Blanz&lt;/Author&gt;&lt;Year&gt;1999&lt;/Year&gt;&lt;RecNum&gt;131&lt;/RecNum&gt;&lt;DisplayText&gt;(Blanz and Vetter, 1999)&lt;/DisplayText&gt;&lt;record&gt;&lt;rec-number&gt;131&lt;/rec-number&gt;&lt;foreign-keys&gt;&lt;key app="EN" db-id="adtx5xw0uarxaaepweyvx0twsvspp0s9f0ep" timestamp="1444600626"&gt;131&lt;/key&gt;&lt;/foreign-keys&gt;&lt;ref-type name="Conference Proceedings"&gt;10&lt;/ref-type&gt;&lt;contributors&gt;&lt;authors&gt;&lt;author&gt;Blanz, Volker&lt;/author&gt;&lt;author&gt;Vetter, Thomas&lt;/author&gt;&lt;/authors&gt;&lt;/contributors&gt;&lt;titles&gt;&lt;title&gt;A morphable model for the synthesis of 3D faces&lt;/title&gt;&lt;secondary-title&gt;Proceedings of the 26th annual conference on Computer graphics and interactive techniques&lt;/secondary-title&gt;&lt;/titles&gt;&lt;pages&gt;187-194&lt;/pages&gt;&lt;dates&gt;&lt;year&gt;1999&lt;/year&gt;&lt;/dates&gt;&lt;publisher&gt;ACM Press/Addison-Wesley Publishing Co.&lt;/publisher&gt;&lt;isbn&gt;0201485605&lt;/isbn&gt;&lt;urls&gt;&lt;/urls&gt;&lt;/record&gt;&lt;/Cite&gt;&lt;/EndNote&gt;</w:instrText>
      </w:r>
      <w:r w:rsidR="00BD5D00" w:rsidRPr="00BD5D00">
        <w:fldChar w:fldCharType="separate"/>
      </w:r>
      <w:r w:rsidR="00AB2A1C">
        <w:rPr>
          <w:noProof/>
        </w:rPr>
        <w:t>(</w:t>
      </w:r>
      <w:hyperlink w:anchor="_ENREF_19" w:tooltip="Blanz, 1999 #131" w:history="1">
        <w:r w:rsidR="00E23A8E">
          <w:rPr>
            <w:noProof/>
          </w:rPr>
          <w:t>Blanz and Vetter, 1999</w:t>
        </w:r>
      </w:hyperlink>
      <w:r w:rsidR="00AB2A1C">
        <w:rPr>
          <w:noProof/>
        </w:rPr>
        <w:t>)</w:t>
      </w:r>
      <w:r w:rsidR="00BD5D00" w:rsidRPr="00BD5D00">
        <w:fldChar w:fldCharType="end"/>
      </w:r>
      <w:r w:rsidR="00BD5D00" w:rsidRPr="00BD5D00">
        <w:t>. So long as the co-ordinates are within the bounds of normal variability this face is usually anatomically plausible.</w:t>
      </w:r>
      <w:r w:rsidR="00650D03">
        <w:t xml:space="preserve"> To </w:t>
      </w:r>
      <w:r w:rsidR="00BD5D00">
        <w:t>help illustrate this</w:t>
      </w:r>
      <w:r w:rsidR="00650D03">
        <w:t xml:space="preserve"> above point the first 8 PCs from a subsample of our normative data are illustrated</w:t>
      </w:r>
      <w:r w:rsidR="00650D03" w:rsidRPr="00650D03">
        <w:t xml:space="preserve"> in </w:t>
      </w:r>
      <w:r w:rsidR="00650D03" w:rsidRPr="00650D03">
        <w:fldChar w:fldCharType="begin"/>
      </w:r>
      <w:r w:rsidR="00650D03" w:rsidRPr="00650D03">
        <w:instrText xml:space="preserve"> REF _Ref435082258 \h </w:instrText>
      </w:r>
      <w:r w:rsidR="00650D03">
        <w:instrText xml:space="preserve"> \* MERGEFORMAT </w:instrText>
      </w:r>
      <w:r w:rsidR="00650D03" w:rsidRPr="00650D03">
        <w:fldChar w:fldCharType="separate"/>
      </w:r>
      <w:r w:rsidR="006439E2" w:rsidRPr="006439E2">
        <w:t>Figure 2.9</w:t>
      </w:r>
      <w:r w:rsidR="00650D03" w:rsidRPr="00650D03">
        <w:fldChar w:fldCharType="end"/>
      </w:r>
      <w:r w:rsidR="00650D03">
        <w:t>. The illustration includes “morphs” (i.e. faces constructed corresponding to particular locations in face-space)</w:t>
      </w:r>
      <w:r w:rsidR="008A2DA2">
        <w:t xml:space="preserve"> constructed at =/-1.96 standard deviations along each PC. </w:t>
      </w:r>
    </w:p>
    <w:p w14:paraId="2D3516CF" w14:textId="19ABA3FD" w:rsidR="00BD5D00" w:rsidRPr="00BD5D00" w:rsidRDefault="00BD5D00" w:rsidP="00BD5D00">
      <w:r w:rsidRPr="00BD5D00">
        <w:t xml:space="preserve">A problem with comparing a face to the mean of a population is that visualisations of dysmorphology, such as a distance map, and any summary measures based on these will code for any difference from the mean, even the difference from the mean which is perfectly normal (i.e. the </w:t>
      </w:r>
      <w:proofErr w:type="spellStart"/>
      <w:r w:rsidRPr="00BD5D00">
        <w:t>idiosyncracies</w:t>
      </w:r>
      <w:proofErr w:type="spellEnd"/>
      <w:r w:rsidRPr="00BD5D00">
        <w:t xml:space="preserve"> of the person that are not dysmorphic). A relatively new approach is to characterise dysmorphology in terms of difference from a </w:t>
      </w:r>
      <w:commentRangeStart w:id="17"/>
      <w:r w:rsidRPr="00BD5D00">
        <w:t xml:space="preserve">“normal equivalent” </w:t>
      </w:r>
      <w:commentRangeEnd w:id="17"/>
      <w:r w:rsidR="00D34817">
        <w:rPr>
          <w:rStyle w:val="CommentReference"/>
        </w:rPr>
        <w:commentReference w:id="17"/>
      </w:r>
      <w:r w:rsidRPr="00BD5D00">
        <w:t xml:space="preserve">of that person </w:t>
      </w:r>
      <w:r w:rsidRPr="00BD5D00">
        <w:fldChar w:fldCharType="begin"/>
      </w:r>
      <w:r w:rsidR="00AB2A1C">
        <w:instrText xml:space="preserve"> ADDIN EN.CITE &lt;EndNote&gt;&lt;Cite&gt;&lt;Author&gt;Claes&lt;/Author&gt;&lt;Year&gt;2013&lt;/Year&gt;&lt;RecNum&gt;220&lt;/RecNum&gt;&lt;DisplayText&gt;(Claes et al., 2013, Claes et al., 2012a)&lt;/DisplayText&gt;&lt;record&gt;&lt;rec-number&gt;220&lt;/rec-number&gt;&lt;foreign-keys&gt;&lt;key app="EN" db-id="adtx5xw0uarxaaepweyvx0twsvspp0s9f0ep" timestamp="1447298384"&gt;220&lt;/key&gt;&lt;/foreign-keys&gt;&lt;ref-type name="Journal Article"&gt;17&lt;/ref-type&gt;&lt;contributors&gt;&lt;authors&gt;&lt;author&gt;Claes, Peter&lt;/author&gt;&lt;author&gt;Walters, Mark&lt;/author&gt;&lt;author&gt;Gillett, D&lt;/author&gt;&lt;author&gt;Vandermeulen, Dirk&lt;/author&gt;&lt;author&gt;Clement, JG&lt;/author&gt;&lt;author&gt;Suetens, Paul&lt;/author&gt;&lt;/authors&gt;&lt;/contributors&gt;&lt;titles&gt;&lt;title&gt;The normal-equivalent: a patient-specific assessment of facial harmony&lt;/title&gt;&lt;secondary-title&gt;International Journal of Oral and Maxillofacial Surgery&lt;/secondary-title&gt;&lt;/titles&gt;&lt;periodical&gt;&lt;full-title&gt;International Journal of Oral and Maxillofacial Surgery&lt;/full-title&gt;&lt;/periodical&gt;&lt;pages&gt;1150-1158&lt;/pages&gt;&lt;volume&gt;42&lt;/volume&gt;&lt;number&gt;9&lt;/number&gt;&lt;dates&gt;&lt;year&gt;2013&lt;/year&gt;&lt;/dates&gt;&lt;isbn&gt;0901-5027&lt;/isbn&gt;&lt;urls&gt;&lt;/urls&gt;&lt;/record&gt;&lt;/Cite&gt;&lt;Cite&gt;&lt;Author&gt;Claes&lt;/Author&gt;&lt;Year&gt;2012&lt;/Year&gt;&lt;RecNum&gt;13&lt;/RecNum&gt;&lt;record&gt;&lt;rec-number&gt;13&lt;/rec-number&gt;&lt;foreign-keys&gt;&lt;key app="EN" db-id="adtx5xw0uarxaaepweyvx0twsvspp0s9f0ep" timestamp="1429505905"&gt;13&lt;/key&gt;&lt;/foreign-keys&gt;&lt;ref-type name="Journal Article"&gt;17&lt;/ref-type&gt;&lt;contributors&gt;&lt;authors&gt;&lt;author&gt;Claes, P&lt;/author&gt;&lt;author&gt;Daniels, K&lt;/author&gt;&lt;author&gt;Walters, M&lt;/author&gt;&lt;author&gt;Clement, J&lt;/author&gt;&lt;author&gt;Vandermuelen, D&lt;/author&gt;&lt;author&gt;Suetens, P&lt;/author&gt;&lt;/authors&gt;&lt;/contributors&gt;&lt;titles&gt;&lt;title&gt;Dysmorphometrics: The modelling of morphological abnormality&lt;/title&gt;&lt;secondary-title&gt;Theoretical Biology and Medical Modelling&lt;/secondary-title&gt;&lt;/titles&gt;&lt;periodical&gt;&lt;full-title&gt;Theoretical Biology and Medical Modelling&lt;/full-title&gt;&lt;/periodical&gt;&lt;volume&gt;9&lt;/volume&gt;&lt;dates&gt;&lt;year&gt;2012&lt;/year&gt;&lt;/dates&gt;&lt;urls&gt;&lt;/urls&gt;&lt;electronic-resource-num&gt;10.1186/1742-4682-9-5&lt;/electronic-resource-num&gt;&lt;/record&gt;&lt;/Cite&gt;&lt;/EndNote&gt;</w:instrText>
      </w:r>
      <w:r w:rsidRPr="00BD5D00">
        <w:fldChar w:fldCharType="separate"/>
      </w:r>
      <w:r w:rsidR="00AB2A1C">
        <w:rPr>
          <w:noProof/>
        </w:rPr>
        <w:t>(</w:t>
      </w:r>
      <w:hyperlink w:anchor="_ENREF_32" w:tooltip="Claes, 2013 #220" w:history="1">
        <w:r w:rsidR="00E23A8E">
          <w:rPr>
            <w:noProof/>
          </w:rPr>
          <w:t>Claes et al., 2013</w:t>
        </w:r>
      </w:hyperlink>
      <w:r w:rsidR="00AB2A1C">
        <w:rPr>
          <w:noProof/>
        </w:rPr>
        <w:t xml:space="preserve">, </w:t>
      </w:r>
      <w:hyperlink w:anchor="_ENREF_29" w:tooltip="Claes, 2012 #13" w:history="1">
        <w:r w:rsidR="00E23A8E">
          <w:rPr>
            <w:noProof/>
          </w:rPr>
          <w:t>Claes et al., 2012a</w:t>
        </w:r>
      </w:hyperlink>
      <w:r w:rsidR="00AB2A1C">
        <w:rPr>
          <w:noProof/>
        </w:rPr>
        <w:t>)</w:t>
      </w:r>
      <w:r w:rsidRPr="00BD5D00">
        <w:fldChar w:fldCharType="end"/>
      </w:r>
      <w:r w:rsidRPr="00BD5D00">
        <w:t xml:space="preserve">. </w:t>
      </w:r>
      <w:proofErr w:type="gramStart"/>
      <w:r>
        <w:t xml:space="preserve">This </w:t>
      </w:r>
      <w:r w:rsidRPr="00BD5D00">
        <w:t>estimates</w:t>
      </w:r>
      <w:proofErr w:type="gramEnd"/>
      <w:r w:rsidRPr="00BD5D00">
        <w:t xml:space="preserve"> where the faces would be in face-space were it not for the dysmorphology, and produces the face at that location. Characterising dysmorphology relative to this normal equivalent seriously reduces the amount of idiosyncratic, but normal, deviation included in the assessment of dysmorphology </w:t>
      </w:r>
      <w:r w:rsidRPr="00BD5D00">
        <w:fldChar w:fldCharType="begin"/>
      </w:r>
      <w:r w:rsidR="00AB2A1C">
        <w:instrText xml:space="preserve"> ADDIN EN.CITE &lt;EndNote&gt;&lt;Cite&gt;&lt;Author&gt;Claes&lt;/Author&gt;&lt;Year&gt;2013&lt;/Year&gt;&lt;RecNum&gt;220&lt;/RecNum&gt;&lt;DisplayText&gt;(Claes et al., 2013)&lt;/DisplayText&gt;&lt;record&gt;&lt;rec-number&gt;220&lt;/rec-number&gt;&lt;foreign-keys&gt;&lt;key app="EN" db-id="adtx5xw0uarxaaepweyvx0twsvspp0s9f0ep" timestamp="1447298384"&gt;220&lt;/key&gt;&lt;/foreign-keys&gt;&lt;ref-type name="Journal Article"&gt;17&lt;/ref-type&gt;&lt;contributors&gt;&lt;authors&gt;&lt;author&gt;Claes, Peter&lt;/author&gt;&lt;author&gt;Walters, Mark&lt;/author&gt;&lt;author&gt;Gillett, D&lt;/author&gt;&lt;author&gt;Vandermeulen, Dirk&lt;/author&gt;&lt;author&gt;Clement, JG&lt;/author&gt;&lt;author&gt;Suetens, Paul&lt;/author&gt;&lt;/authors&gt;&lt;/contributors&gt;&lt;titles&gt;&lt;title&gt;The normal-equivalent: a patient-specific assessment of facial harmony&lt;/title&gt;&lt;secondary-title&gt;International Journal of Oral and Maxillofacial Surgery&lt;/secondary-title&gt;&lt;/titles&gt;&lt;periodical&gt;&lt;full-title&gt;International Journal of Oral and Maxillofacial Surgery&lt;/full-title&gt;&lt;/periodical&gt;&lt;pages&gt;1150-1158&lt;/pages&gt;&lt;volume&gt;42&lt;/volume&gt;&lt;number&gt;9&lt;/number&gt;&lt;dates&gt;&lt;year&gt;2013&lt;/year&gt;&lt;/dates&gt;&lt;isbn&gt;0901-5027&lt;/isbn&gt;&lt;urls&gt;&lt;/urls&gt;&lt;/record&gt;&lt;/Cite&gt;&lt;/EndNote&gt;</w:instrText>
      </w:r>
      <w:r w:rsidRPr="00BD5D00">
        <w:fldChar w:fldCharType="separate"/>
      </w:r>
      <w:r w:rsidR="00AB2A1C">
        <w:rPr>
          <w:noProof/>
        </w:rPr>
        <w:t>(</w:t>
      </w:r>
      <w:hyperlink w:anchor="_ENREF_32" w:tooltip="Claes, 2013 #220" w:history="1">
        <w:r w:rsidR="00E23A8E">
          <w:rPr>
            <w:noProof/>
          </w:rPr>
          <w:t>Claes et al., 2013</w:t>
        </w:r>
      </w:hyperlink>
      <w:r w:rsidR="00AB2A1C">
        <w:rPr>
          <w:noProof/>
        </w:rPr>
        <w:t>)</w:t>
      </w:r>
      <w:r w:rsidRPr="00BD5D00">
        <w:fldChar w:fldCharType="end"/>
      </w:r>
      <w:r w:rsidRPr="00BD5D00">
        <w:t xml:space="preserve">. For </w:t>
      </w:r>
      <w:proofErr w:type="gramStart"/>
      <w:r w:rsidRPr="00BD5D00">
        <w:t>example</w:t>
      </w:r>
      <w:proofErr w:type="gramEnd"/>
      <w:r w:rsidRPr="00BD5D00">
        <w:t xml:space="preserve"> </w:t>
      </w:r>
      <w:r w:rsidRPr="00BD5D00">
        <w:fldChar w:fldCharType="begin"/>
      </w:r>
      <w:r w:rsidRPr="00BD5D00">
        <w:instrText xml:space="preserve"> REF _Ref435622921 \h </w:instrText>
      </w:r>
      <w:r>
        <w:instrText xml:space="preserve"> \* MERGEFORMAT </w:instrText>
      </w:r>
      <w:r w:rsidRPr="00BD5D00">
        <w:fldChar w:fldCharType="separate"/>
      </w:r>
      <w:r w:rsidR="006439E2" w:rsidRPr="006439E2">
        <w:t>Figure 2.10</w:t>
      </w:r>
      <w:r w:rsidRPr="00BD5D00">
        <w:fldChar w:fldCharType="end"/>
      </w:r>
      <w:r w:rsidRPr="00BD5D00">
        <w:t xml:space="preserve"> shows a patient with hemi-mandibular hypertrophy. The right side of her mandible is affected. </w:t>
      </w:r>
      <w:r w:rsidRPr="00BD5D00">
        <w:rPr>
          <w:i/>
        </w:rPr>
        <w:t>e</w:t>
      </w:r>
      <w:r w:rsidRPr="00BD5D00">
        <w:t xml:space="preserve"> and </w:t>
      </w:r>
      <w:r w:rsidRPr="00BD5D00">
        <w:rPr>
          <w:i/>
        </w:rPr>
        <w:t>f</w:t>
      </w:r>
      <w:r w:rsidRPr="00BD5D00">
        <w:t xml:space="preserve"> compare the actual face to a normalised equivalent and the mean of the reference population, respectively, highlighting the regions that are “dysmorphic”. Comparison with the mean incorrectly highlights regions on both sides of the face of the mandible, whereas comparison with the normal equivalent localises the dysmorphology much better to the right side of her mandible.  </w:t>
      </w:r>
    </w:p>
    <w:p w14:paraId="76581F5A" w14:textId="77777777" w:rsidR="00BD5D00" w:rsidRDefault="00BD5D00" w:rsidP="00BD5D00">
      <w:pPr>
        <w:keepNext/>
        <w:keepLines/>
        <w:spacing w:before="40"/>
        <w:outlineLvl w:val="1"/>
        <w:rPr>
          <w:rFonts w:eastAsiaTheme="majorEastAsia" w:cstheme="majorBidi"/>
          <w:b/>
          <w:caps/>
          <w:sz w:val="32"/>
          <w:szCs w:val="26"/>
        </w:rPr>
      </w:pPr>
    </w:p>
    <w:p w14:paraId="00CDF15E" w14:textId="4E9E7AB0" w:rsidR="00994675" w:rsidRPr="00994675" w:rsidRDefault="00BD5D00" w:rsidP="00994675">
      <w:r>
        <w:t xml:space="preserve">Within a point-distribution model all faces are represented within a common co-ordinate system. </w:t>
      </w:r>
      <w:r w:rsidR="00A636B4">
        <w:t xml:space="preserve">This makes the computation of distance between faces meaningful, as capturing “difference” between them.  </w:t>
      </w:r>
      <w:r w:rsidR="00994675" w:rsidRPr="00994675">
        <w:t xml:space="preserve">A face can be considered dysmorphic, relative to the reference population, if its distance from the origin (mean) exceeds some threshold. That is, if it is an outlier in a multivariate </w:t>
      </w:r>
      <w:proofErr w:type="gramStart"/>
      <w:r w:rsidR="00994675" w:rsidRPr="00994675">
        <w:t>sense,  The</w:t>
      </w:r>
      <w:proofErr w:type="gramEnd"/>
      <w:r w:rsidR="00994675" w:rsidRPr="00994675">
        <w:t xml:space="preserve"> familiar notion of distance between two points </w:t>
      </w:r>
      <w:r w:rsidR="00994675" w:rsidRPr="00994675">
        <w:rPr>
          <w:i/>
        </w:rPr>
        <w:t>a</w:t>
      </w:r>
      <w:r w:rsidR="00994675" w:rsidRPr="00994675">
        <w:t xml:space="preserve"> and </w:t>
      </w:r>
      <w:r w:rsidR="00994675" w:rsidRPr="00994675">
        <w:rPr>
          <w:i/>
        </w:rPr>
        <w:t>b</w:t>
      </w:r>
      <w:r w:rsidR="00994675" w:rsidRPr="00994675">
        <w:t xml:space="preserve"> (of which one may be the origin) in three-dimensions, the Euclidean distance:</w:t>
      </w:r>
    </w:p>
    <w:p w14:paraId="77B14E27" w14:textId="77777777" w:rsidR="00994675" w:rsidRPr="00994675" w:rsidRDefault="000A04BD" w:rsidP="00994675">
      <w:pPr>
        <w:spacing w:before="0" w:after="160" w:line="259" w:lineRule="auto"/>
        <w:contextualSpacing/>
        <w:rPr>
          <w:rFonts w:eastAsiaTheme="minorEastAsia"/>
        </w:rPr>
      </w:pPr>
      <m:oMathPara>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e>
                <m:sup>
                  <m:r>
                    <w:rPr>
                      <w:rFonts w:ascii="Cambria Math" w:hAnsi="Cambria Math"/>
                    </w:rPr>
                    <m:t>2</m:t>
                  </m:r>
                </m:sup>
              </m:sSup>
            </m:e>
          </m:rad>
        </m:oMath>
      </m:oMathPara>
    </w:p>
    <w:p w14:paraId="68103869" w14:textId="77777777" w:rsidR="00994675" w:rsidRPr="00994675" w:rsidRDefault="00994675" w:rsidP="00994675">
      <w:pPr>
        <w:spacing w:before="0" w:after="160" w:line="259" w:lineRule="auto"/>
        <w:contextualSpacing/>
        <w:rPr>
          <w:rFonts w:eastAsiaTheme="minorEastAsia"/>
        </w:rPr>
      </w:pPr>
    </w:p>
    <w:p w14:paraId="5150FE78" w14:textId="77777777" w:rsidR="00994675" w:rsidRPr="00994675" w:rsidRDefault="00994675" w:rsidP="00994675">
      <w:pPr>
        <w:spacing w:before="0" w:after="160" w:line="259" w:lineRule="auto"/>
        <w:contextualSpacing/>
        <w:rPr>
          <w:rFonts w:eastAsiaTheme="minorEastAsia"/>
        </w:rPr>
      </w:pPr>
      <w:r w:rsidRPr="00994675">
        <w:rPr>
          <w:rFonts w:eastAsiaTheme="minorEastAsia"/>
        </w:rPr>
        <w:t>extends simply to a space with any (</w:t>
      </w:r>
      <w:r w:rsidRPr="00994675">
        <w:rPr>
          <w:rFonts w:eastAsiaTheme="minorEastAsia"/>
          <w:i/>
        </w:rPr>
        <w:t>d</w:t>
      </w:r>
      <w:r w:rsidRPr="00994675">
        <w:rPr>
          <w:rFonts w:eastAsiaTheme="minorEastAsia"/>
        </w:rPr>
        <w:t>) dimensionality:</w:t>
      </w:r>
    </w:p>
    <w:p w14:paraId="2B3F11C5" w14:textId="77777777" w:rsidR="00994675" w:rsidRPr="00994675" w:rsidRDefault="000A04BD" w:rsidP="00994675">
      <w:pPr>
        <w:spacing w:before="0" w:after="160" w:line="259" w:lineRule="auto"/>
        <w:contextualSpacing/>
        <w:jc w:val="center"/>
        <w:rPr>
          <w:rFonts w:eastAsiaTheme="minorEastAsia"/>
        </w:rPr>
      </w:pPr>
      <m:oMathPara>
        <m:oMath>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e>
                    <m:sup>
                      <m:r>
                        <w:rPr>
                          <w:rFonts w:ascii="Cambria Math" w:eastAsiaTheme="minorEastAsia" w:hAnsi="Cambria Math"/>
                        </w:rPr>
                        <m:t>2</m:t>
                      </m:r>
                    </m:sup>
                  </m:sSup>
                </m:e>
              </m:nary>
            </m:e>
          </m:rad>
        </m:oMath>
      </m:oMathPara>
    </w:p>
    <w:p w14:paraId="594EEAAF" w14:textId="50228410" w:rsidR="00AC1422" w:rsidRPr="00A636B4" w:rsidRDefault="00994675" w:rsidP="00E47EC1">
      <w:r w:rsidRPr="00994675">
        <w:t xml:space="preserve">where </w:t>
      </w:r>
      <w:r w:rsidRPr="00994675">
        <w:rPr>
          <w:rFonts w:ascii="Cambria" w:eastAsiaTheme="minorEastAsia" w:hAnsi="Cambria"/>
          <w:b/>
          <w:i/>
        </w:rPr>
        <w:t>a</w:t>
      </w:r>
      <w:r w:rsidRPr="00994675">
        <w:rPr>
          <w:rFonts w:ascii="Cambria" w:eastAsiaTheme="minorEastAsia" w:hAnsi="Cambria"/>
          <w:b/>
          <w:i/>
          <w:vertAlign w:val="subscript"/>
        </w:rPr>
        <w:t>i</w:t>
      </w:r>
      <w:r w:rsidRPr="00994675">
        <w:rPr>
          <w:vertAlign w:val="subscript"/>
        </w:rPr>
        <w:t xml:space="preserve"> </w:t>
      </w:r>
      <w:r w:rsidRPr="00994675">
        <w:t xml:space="preserve">and </w:t>
      </w:r>
      <w:proofErr w:type="gramStart"/>
      <w:r w:rsidRPr="00994675">
        <w:rPr>
          <w:rFonts w:ascii="Cambria" w:eastAsiaTheme="minorEastAsia" w:hAnsi="Cambria"/>
          <w:b/>
          <w:i/>
        </w:rPr>
        <w:t>b</w:t>
      </w:r>
      <w:r w:rsidRPr="00994675">
        <w:rPr>
          <w:rFonts w:ascii="Cambria" w:eastAsiaTheme="minorEastAsia" w:hAnsi="Cambria"/>
          <w:b/>
          <w:i/>
          <w:vertAlign w:val="subscript"/>
        </w:rPr>
        <w:t>i</w:t>
      </w:r>
      <w:r w:rsidRPr="00994675">
        <w:rPr>
          <w:vertAlign w:val="subscript"/>
        </w:rPr>
        <w:t xml:space="preserve"> </w:t>
      </w:r>
      <w:r w:rsidRPr="00994675">
        <w:t xml:space="preserve"> represent</w:t>
      </w:r>
      <w:proofErr w:type="gramEnd"/>
      <w:r w:rsidRPr="00994675">
        <w:t xml:space="preserve"> the co-ordinate of point a and b on the </w:t>
      </w:r>
      <w:proofErr w:type="spellStart"/>
      <w:r w:rsidRPr="00994675">
        <w:t>i</w:t>
      </w:r>
      <w:r w:rsidRPr="00994675">
        <w:rPr>
          <w:vertAlign w:val="superscript"/>
        </w:rPr>
        <w:t>th</w:t>
      </w:r>
      <w:proofErr w:type="spellEnd"/>
      <w:r w:rsidR="00A636B4">
        <w:t xml:space="preserve"> dimension.  </w:t>
      </w:r>
    </w:p>
    <w:p w14:paraId="1AFCFE59" w14:textId="2705AA21" w:rsidR="00A636B4" w:rsidRPr="00A636B4" w:rsidRDefault="00A636B4" w:rsidP="00A636B4">
      <w:r w:rsidRPr="00A636B4">
        <w:t>Another measure of distance in a point-dist</w:t>
      </w:r>
      <w:r>
        <w:t>r</w:t>
      </w:r>
      <w:r w:rsidRPr="00A636B4">
        <w:t xml:space="preserve">ibution model with a straightforward interpretation is the </w:t>
      </w:r>
      <w:proofErr w:type="spellStart"/>
      <w:r w:rsidRPr="00A636B4">
        <w:t>Mahalanobis</w:t>
      </w:r>
      <w:proofErr w:type="spellEnd"/>
      <w:r w:rsidRPr="00A636B4">
        <w:t xml:space="preserve"> distance </w:t>
      </w:r>
      <w:r w:rsidRPr="00A636B4">
        <w:fldChar w:fldCharType="begin"/>
      </w:r>
      <w:r w:rsidR="00AB2A1C">
        <w:instrText xml:space="preserve"> ADDIN EN.CITE &lt;EndNote&gt;&lt;Cite&gt;&lt;Author&gt;Mahalanobis&lt;/Author&gt;&lt;Year&gt;1936&lt;/Year&gt;&lt;RecNum&gt;246&lt;/RecNum&gt;&lt;Prefix&gt;D`; &lt;/Prefix&gt;&lt;DisplayText&gt;(D; Mahalanobis, 1936, Brereton, 2015b)&lt;/DisplayText&gt;&lt;record&gt;&lt;rec-number&gt;246&lt;/rec-number&gt;&lt;foreign-keys&gt;&lt;key app="EN" db-id="adtx5xw0uarxaaepweyvx0twsvspp0s9f0ep" timestamp="1447804676"&gt;246&lt;/key&gt;&lt;/foreign-keys&gt;&lt;ref-type name="Journal Article"&gt;17&lt;/ref-type&gt;&lt;contributors&gt;&lt;authors&gt;&lt;author&gt;Mahalanobis, Prasanta Chandra&lt;/author&gt;&lt;/authors&gt;&lt;/contributors&gt;&lt;titles&gt;&lt;title&gt;On the generalized distance in statistics&lt;/title&gt;&lt;secondary-title&gt;Proceedings of the National Institute of Sciences (Calcutta)&lt;/secondary-title&gt;&lt;/titles&gt;&lt;periodical&gt;&lt;full-title&gt;Proceedings of the National Institute of Sciences (Calcutta)&lt;/full-title&gt;&lt;/periodical&gt;&lt;pages&gt;49-55&lt;/pages&gt;&lt;volume&gt;2&lt;/volume&gt;&lt;dates&gt;&lt;year&gt;1936&lt;/year&gt;&lt;/dates&gt;&lt;urls&gt;&lt;/urls&gt;&lt;/record&gt;&lt;/Cite&gt;&lt;Cite&gt;&lt;Author&gt;Brereton&lt;/Author&gt;&lt;Year&gt;2015&lt;/Year&gt;&lt;RecNum&gt;247&lt;/RecNum&gt;&lt;record&gt;&lt;rec-number&gt;247&lt;/rec-number&gt;&lt;foreign-keys&gt;&lt;key app="EN" db-id="adtx5xw0uarxaaepweyvx0twsvspp0s9f0ep" timestamp="1447804695"&gt;247&lt;/key&gt;&lt;/foreign-keys&gt;&lt;ref-type name="Journal Article"&gt;17&lt;/ref-type&gt;&lt;contributors&gt;&lt;authors&gt;&lt;author&gt;Brereton, Richard G&lt;/author&gt;&lt;/authors&gt;&lt;/contributors&gt;&lt;titles&gt;&lt;title&gt;The Mahalanobis distance and its relationship to principal component scores&lt;/title&gt;&lt;secondary-title&gt;Journal of Chemometrics&lt;/secondary-title&gt;&lt;/titles&gt;&lt;periodical&gt;&lt;full-title&gt;Journal of Chemometrics&lt;/full-title&gt;&lt;/periodical&gt;&lt;pages&gt;143-145&lt;/pages&gt;&lt;volume&gt;29&lt;/volume&gt;&lt;number&gt;3&lt;/number&gt;&lt;dates&gt;&lt;year&gt;2015&lt;/year&gt;&lt;/dates&gt;&lt;isbn&gt;1099-128X&lt;/isbn&gt;&lt;urls&gt;&lt;/urls&gt;&lt;/record&gt;&lt;/Cite&gt;&lt;/EndNote&gt;</w:instrText>
      </w:r>
      <w:r w:rsidRPr="00A636B4">
        <w:fldChar w:fldCharType="separate"/>
      </w:r>
      <w:r w:rsidR="00AB2A1C">
        <w:rPr>
          <w:noProof/>
        </w:rPr>
        <w:t xml:space="preserve">(D; </w:t>
      </w:r>
      <w:hyperlink w:anchor="_ENREF_96" w:tooltip="Mahalanobis, 1936 #246" w:history="1">
        <w:r w:rsidR="00E23A8E">
          <w:rPr>
            <w:noProof/>
          </w:rPr>
          <w:t>Mahalanobis, 1936</w:t>
        </w:r>
      </w:hyperlink>
      <w:r w:rsidR="00AB2A1C">
        <w:rPr>
          <w:noProof/>
        </w:rPr>
        <w:t xml:space="preserve">, </w:t>
      </w:r>
      <w:hyperlink w:anchor="_ENREF_23" w:tooltip="Brereton, 2015 #247" w:history="1">
        <w:r w:rsidR="00E23A8E">
          <w:rPr>
            <w:noProof/>
          </w:rPr>
          <w:t>Brereton, 2015b</w:t>
        </w:r>
      </w:hyperlink>
      <w:r w:rsidR="00AB2A1C">
        <w:rPr>
          <w:noProof/>
        </w:rPr>
        <w:t>)</w:t>
      </w:r>
      <w:r w:rsidRPr="00A636B4">
        <w:fldChar w:fldCharType="end"/>
      </w:r>
      <w:r w:rsidRPr="00A636B4">
        <w:t xml:space="preserve">. </w:t>
      </w:r>
      <w:r w:rsidRPr="00A636B4">
        <w:rPr>
          <w:rFonts w:ascii="Cambria" w:eastAsiaTheme="minorEastAsia" w:hAnsi="Cambria"/>
          <w:b/>
          <w:i/>
        </w:rPr>
        <w:t>D</w:t>
      </w:r>
      <w:r w:rsidRPr="00A636B4">
        <w:t xml:space="preserve"> generalises the concept of a z-score to multiple dimensions:</w:t>
      </w:r>
    </w:p>
    <w:p w14:paraId="76B6684E" w14:textId="77777777" w:rsidR="00A636B4" w:rsidRPr="00A636B4" w:rsidRDefault="00A636B4" w:rsidP="00A636B4">
      <m:oMathPara>
        <m:oMath>
          <m:r>
            <w:rPr>
              <w:rFonts w:ascii="Cambria Math" w:hAnsi="Cambria Math"/>
            </w:rPr>
            <m:t>D=</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p w14:paraId="4ECC7F95" w14:textId="74A9020D" w:rsidR="00A636B4" w:rsidRPr="00A636B4" w:rsidRDefault="00A636B4" w:rsidP="00A636B4">
      <w:r w:rsidRPr="00A636B4">
        <w:t xml:space="preserve">  where </w:t>
      </w:r>
      <w:r w:rsidRPr="00A636B4">
        <w:rPr>
          <w:rFonts w:ascii="Cambria" w:eastAsiaTheme="minorEastAsia" w:hAnsi="Cambria"/>
          <w:b/>
          <w:i/>
        </w:rPr>
        <w:t>a</w:t>
      </w:r>
      <w:r w:rsidRPr="00A636B4">
        <w:rPr>
          <w:rFonts w:ascii="Cambria" w:eastAsiaTheme="minorEastAsia" w:hAnsi="Cambria"/>
          <w:b/>
          <w:i/>
          <w:vertAlign w:val="subscript"/>
        </w:rPr>
        <w:t>i</w:t>
      </w:r>
      <w:r w:rsidRPr="00A636B4">
        <w:t xml:space="preserve"> and </w:t>
      </w:r>
      <w:r w:rsidRPr="00A636B4">
        <w:rPr>
          <w:rFonts w:ascii="Cambria" w:eastAsiaTheme="minorEastAsia" w:hAnsi="Cambria"/>
          <w:b/>
          <w:i/>
        </w:rPr>
        <w:t>b</w:t>
      </w:r>
      <w:r w:rsidRPr="00A636B4">
        <w:rPr>
          <w:rFonts w:ascii="Cambria" w:eastAsiaTheme="minorEastAsia" w:hAnsi="Cambria"/>
          <w:b/>
          <w:i/>
          <w:vertAlign w:val="subscript"/>
        </w:rPr>
        <w:t>i</w:t>
      </w:r>
      <w:r w:rsidRPr="00A636B4">
        <w:t xml:space="preserve"> are the co-ordinates of </w:t>
      </w:r>
      <w:r w:rsidRPr="00A636B4">
        <w:rPr>
          <w:rFonts w:ascii="Cambria" w:eastAsiaTheme="minorEastAsia" w:hAnsi="Cambria"/>
          <w:b/>
          <w:i/>
        </w:rPr>
        <w:t>a</w:t>
      </w:r>
      <w:r w:rsidRPr="00A636B4">
        <w:t xml:space="preserve"> and </w:t>
      </w:r>
      <w:r w:rsidRPr="00A636B4">
        <w:rPr>
          <w:rFonts w:ascii="Cambria" w:eastAsiaTheme="minorEastAsia" w:hAnsi="Cambria"/>
          <w:b/>
          <w:i/>
        </w:rPr>
        <w:t>b</w:t>
      </w:r>
      <w:r w:rsidRPr="00A636B4">
        <w:t xml:space="preserve"> on the on the </w:t>
      </w:r>
      <w:proofErr w:type="spellStart"/>
      <w:r w:rsidRPr="00A636B4">
        <w:t>i</w:t>
      </w:r>
      <w:r w:rsidRPr="00A636B4">
        <w:rPr>
          <w:vertAlign w:val="superscript"/>
        </w:rPr>
        <w:t>th</w:t>
      </w:r>
      <w:proofErr w:type="spellEnd"/>
      <w:r w:rsidRPr="00A636B4">
        <w:t xml:space="preserve"> Principal </w:t>
      </w:r>
      <w:proofErr w:type="gramStart"/>
      <w:r w:rsidRPr="00A636B4">
        <w:t xml:space="preserve">Component, </w:t>
      </w:r>
      <w:r w:rsidRPr="00A636B4">
        <w:rPr>
          <w:rFonts w:ascii="Cambria" w:eastAsiaTheme="minorEastAsia" w:hAnsi="Cambria"/>
          <w:b/>
          <w:i/>
        </w:rPr>
        <w:t xml:space="preserve"> </w:t>
      </w:r>
      <w:proofErr w:type="spellStart"/>
      <w:r w:rsidRPr="00A636B4">
        <w:rPr>
          <w:rFonts w:ascii="Cambria" w:eastAsiaTheme="minorEastAsia" w:hAnsi="Cambria"/>
          <w:b/>
          <w:i/>
        </w:rPr>
        <w:t>σ</w:t>
      </w:r>
      <w:proofErr w:type="gramEnd"/>
      <w:r w:rsidRPr="00A636B4">
        <w:rPr>
          <w:rFonts w:ascii="Cambria" w:eastAsiaTheme="minorEastAsia" w:hAnsi="Cambria"/>
          <w:b/>
          <w:i/>
          <w:vertAlign w:val="subscript"/>
        </w:rPr>
        <w:t>i</w:t>
      </w:r>
      <w:proofErr w:type="spellEnd"/>
      <w:r w:rsidRPr="00A636B4">
        <w:t xml:space="preserve"> is the standard deviation of scores along this PC. If the probability of observing a given value </w:t>
      </w:r>
      <w:proofErr w:type="gramStart"/>
      <w:r w:rsidRPr="00A636B4">
        <w:t xml:space="preserve">of  </w:t>
      </w:r>
      <w:r w:rsidRPr="00A636B4">
        <w:rPr>
          <w:rFonts w:ascii="Cambria" w:eastAsiaTheme="minorEastAsia" w:hAnsi="Cambria"/>
          <w:b/>
          <w:i/>
        </w:rPr>
        <w:t>D</w:t>
      </w:r>
      <w:proofErr w:type="gramEnd"/>
      <w:r w:rsidRPr="00A636B4">
        <w:t xml:space="preserve"> exceeds some threshold one can conclude that it is unlikely to have come from the population in question and is, therefore, dysmorphic relative to that population. Assuming multivariate normality, the distribution of </w:t>
      </w:r>
      <w:r w:rsidRPr="00A636B4">
        <w:rPr>
          <w:rFonts w:ascii="Cambria" w:eastAsiaTheme="minorEastAsia" w:hAnsi="Cambria"/>
          <w:b/>
          <w:i/>
        </w:rPr>
        <w:t>D</w:t>
      </w:r>
      <w:r w:rsidRPr="00A636B4">
        <w:rPr>
          <w:rFonts w:ascii="Cambria" w:eastAsiaTheme="minorEastAsia" w:hAnsi="Cambria"/>
          <w:b/>
          <w:i/>
          <w:vertAlign w:val="superscript"/>
        </w:rPr>
        <w:t xml:space="preserve">2 </w:t>
      </w:r>
      <w:r w:rsidRPr="00A636B4">
        <w:t xml:space="preserve">follows a chi-squared probability distribution with </w:t>
      </w:r>
      <w:r w:rsidRPr="00A636B4">
        <w:rPr>
          <w:i/>
        </w:rPr>
        <w:t>d</w:t>
      </w:r>
      <w:r w:rsidRPr="00A636B4">
        <w:t xml:space="preserve"> degrees of freedom </w:t>
      </w:r>
      <w:r w:rsidRPr="00A636B4">
        <w:fldChar w:fldCharType="begin"/>
      </w:r>
      <w:r w:rsidR="00AB2A1C">
        <w:instrText xml:space="preserve"> ADDIN EN.CITE &lt;EndNote&gt;&lt;Cite&gt;&lt;Author&gt;Brereton&lt;/Author&gt;&lt;Year&gt;2015&lt;/Year&gt;&lt;RecNum&gt;248&lt;/RecNum&gt;&lt;DisplayText&gt;(Brereton, 2015a)&lt;/DisplayText&gt;&lt;record&gt;&lt;rec-number&gt;248&lt;/rec-number&gt;&lt;foreign-keys&gt;&lt;key app="EN" db-id="adtx5xw0uarxaaepweyvx0twsvspp0s9f0ep" timestamp="1447804707"&gt;248&lt;/key&gt;&lt;/foreign-keys&gt;&lt;ref-type name="Journal Article"&gt;17&lt;/ref-type&gt;&lt;contributors&gt;&lt;authors&gt;&lt;author&gt;Brereton, Richard G&lt;/author&gt;&lt;/authors&gt;&lt;/contributors&gt;&lt;titles&gt;&lt;title&gt;The chi squared and multinormal distributions&lt;/title&gt;&lt;secondary-title&gt;Journal of Chemometrics&lt;/secondary-title&gt;&lt;/titles&gt;&lt;periodical&gt;&lt;full-title&gt;Journal of Chemometrics&lt;/full-title&gt;&lt;/periodical&gt;&lt;pages&gt;9-12&lt;/pages&gt;&lt;volume&gt;29&lt;/volume&gt;&lt;number&gt;1&lt;/number&gt;&lt;dates&gt;&lt;year&gt;2015&lt;/year&gt;&lt;/dates&gt;&lt;isbn&gt;1099-128X&lt;/isbn&gt;&lt;urls&gt;&lt;/urls&gt;&lt;/record&gt;&lt;/Cite&gt;&lt;/EndNote&gt;</w:instrText>
      </w:r>
      <w:r w:rsidRPr="00A636B4">
        <w:fldChar w:fldCharType="separate"/>
      </w:r>
      <w:r w:rsidR="00AB2A1C">
        <w:rPr>
          <w:noProof/>
        </w:rPr>
        <w:t>(</w:t>
      </w:r>
      <w:hyperlink w:anchor="_ENREF_22" w:tooltip="Brereton, 2015 #248" w:history="1">
        <w:r w:rsidR="00E23A8E">
          <w:rPr>
            <w:noProof/>
          </w:rPr>
          <w:t>Brereton, 2015a</w:t>
        </w:r>
      </w:hyperlink>
      <w:r w:rsidR="00AB2A1C">
        <w:rPr>
          <w:noProof/>
        </w:rPr>
        <w:t>)</w:t>
      </w:r>
      <w:r w:rsidRPr="00A636B4">
        <w:fldChar w:fldCharType="end"/>
      </w:r>
      <w:r w:rsidRPr="00A636B4">
        <w:t xml:space="preserve"> so the probability of a given value of </w:t>
      </w:r>
      <w:r w:rsidRPr="00A636B4">
        <w:rPr>
          <w:rFonts w:ascii="Cambria" w:eastAsiaTheme="minorEastAsia" w:hAnsi="Cambria"/>
          <w:b/>
          <w:i/>
        </w:rPr>
        <w:t xml:space="preserve">D </w:t>
      </w:r>
      <w:r w:rsidRPr="00A636B4">
        <w:t>is easily determined.</w:t>
      </w:r>
    </w:p>
    <w:p w14:paraId="16474BBA" w14:textId="77777777" w:rsidR="00A636B4" w:rsidRPr="00A636B4" w:rsidRDefault="00A636B4" w:rsidP="00A636B4">
      <w:pPr>
        <w:jc w:val="center"/>
        <w:rPr>
          <w:rFonts w:eastAsiaTheme="minorEastAsia"/>
          <w:vertAlign w:val="superscript"/>
        </w:rPr>
      </w:pPr>
      <w:r w:rsidRPr="00A636B4">
        <w:rPr>
          <w:highlight w:val="yellow"/>
        </w:rPr>
        <w:t>[Illustration of distributions]</w:t>
      </w:r>
    </w:p>
    <w:p w14:paraId="4830D4D1" w14:textId="6C7D2ACB" w:rsidR="00A636B4" w:rsidRDefault="00A636B4" w:rsidP="00A636B4">
      <w:r w:rsidRPr="00A636B4">
        <w:t xml:space="preserve">The </w:t>
      </w:r>
      <w:proofErr w:type="spellStart"/>
      <w:r w:rsidRPr="00A636B4">
        <w:t>Mahalanobis</w:t>
      </w:r>
      <w:proofErr w:type="spellEnd"/>
      <w:r w:rsidRPr="00A636B4">
        <w:t xml:space="preserve"> distance has been used as part of a classification system for determining individuals expressing subclinical manifestation of the cleft-lip and palate phenotype. They were considered at risk of carrying the latent genotype in part if their </w:t>
      </w:r>
      <w:proofErr w:type="spellStart"/>
      <w:r w:rsidRPr="00A636B4">
        <w:t>Mahalanobis</w:t>
      </w:r>
      <w:proofErr w:type="spellEnd"/>
      <w:r w:rsidRPr="00A636B4">
        <w:t xml:space="preserve"> distance from a control group mean was greater than a cut-off </w:t>
      </w:r>
      <w:r w:rsidRPr="00A636B4">
        <w:fldChar w:fldCharType="begin">
          <w:fldData xml:space="preserve">PEVuZE5vdGU+PENpdGU+PEF1dGhvcj5XZWluYmVyZzwvQXV0aG9yPjxZZWFyPjIwMDg8L1llYXI+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</w:fldData>
        </w:fldChar>
      </w:r>
      <w:r w:rsidR="00AB2A1C">
        <w:instrText xml:space="preserve"> ADDIN EN.CITE </w:instrText>
      </w:r>
      <w:r w:rsidR="00AB2A1C">
        <w:fldChar w:fldCharType="begin">
          <w:fldData xml:space="preserve">PEVuZE5vdGU+PENpdGU+PEF1dGhvcj5XZWluYmVyZzwvQXV0aG9yPjxZZWFyPjIwMDg8L1llYXI+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</w:fldData>
        </w:fldChar>
      </w:r>
      <w:r w:rsidR="00AB2A1C">
        <w:instrText xml:space="preserve"> ADDIN EN.CITE.DATA </w:instrText>
      </w:r>
      <w:r w:rsidR="00AB2A1C">
        <w:fldChar w:fldCharType="end"/>
      </w:r>
      <w:r w:rsidRPr="00A636B4">
        <w:fldChar w:fldCharType="separate"/>
      </w:r>
      <w:r w:rsidR="00AB2A1C">
        <w:rPr>
          <w:noProof/>
        </w:rPr>
        <w:t>(</w:t>
      </w:r>
      <w:hyperlink w:anchor="_ENREF_134" w:tooltip="Weinberg, 2008 #214" w:history="1">
        <w:r w:rsidR="00E23A8E">
          <w:rPr>
            <w:noProof/>
          </w:rPr>
          <w:t>Weinberg et al., 2008</w:t>
        </w:r>
      </w:hyperlink>
      <w:r w:rsidR="00AB2A1C">
        <w:rPr>
          <w:noProof/>
        </w:rPr>
        <w:t>)</w:t>
      </w:r>
      <w:r w:rsidRPr="00A636B4">
        <w:fldChar w:fldCharType="end"/>
      </w:r>
      <w:r w:rsidRPr="00A636B4">
        <w:t xml:space="preserve">. It was also used for determining whether an unearthed skull was dysmorphic, relative to a control population, identifying a case of cranial synostosis </w:t>
      </w:r>
      <w:r w:rsidRPr="00A636B4">
        <w:fldChar w:fldCharType="begin"/>
      </w:r>
      <w:r w:rsidR="00AB2A1C">
        <w:instrText xml:space="preserve"> ADDIN EN.CITE &lt;EndNote&gt;&lt;Cite&gt;&lt;Author&gt;Harris&lt;/Author&gt;&lt;Year&gt;2008&lt;/Year&gt;&lt;RecNum&gt;212&lt;/RecNum&gt;&lt;DisplayText&gt;(Harris and Ross, 2008)&lt;/DisplayText&gt;&lt;record&gt;&lt;rec-number&gt;212&lt;/rec-number&gt;&lt;foreign-keys&gt;&lt;key app="EN" db-id="adtx5xw0uarxaaepweyvx0twsvspp0s9f0ep" timestamp="1447210902"&gt;212&lt;/key&gt;&lt;/foreign-keys&gt;&lt;ref-type name="Journal Article"&gt;17&lt;/ref-type&gt;&lt;contributors&gt;&lt;authors&gt;&lt;author&gt;Harris, Sheena M&lt;/author&gt;&lt;author&gt;Ross, Ann H&lt;/author&gt;&lt;/authors&gt;&lt;/contributors&gt;&lt;titles&gt;&lt;title&gt;Detecting an undiagnosed case of nonsyndromic facial dysmorphism using geometric morphometrics&lt;/title&gt;&lt;secondary-title&gt;Journal of forensic sciences&lt;/secondary-title&gt;&lt;/titles&gt;&lt;periodical&gt;&lt;full-title&gt;Journal of forensic sciences&lt;/full-title&gt;&lt;/periodical&gt;&lt;pages&gt;1308-1312&lt;/pages&gt;&lt;volume&gt;53&lt;/volume&gt;&lt;number&gt;6&lt;/number&gt;&lt;dates&gt;&lt;year&gt;2008&lt;/year&gt;&lt;/dates&gt;&lt;isbn&gt;1556-4029&lt;/isbn&gt;&lt;urls&gt;&lt;/urls&gt;&lt;/record&gt;&lt;/Cite&gt;&lt;/EndNote&gt;</w:instrText>
      </w:r>
      <w:r w:rsidRPr="00A636B4">
        <w:fldChar w:fldCharType="separate"/>
      </w:r>
      <w:r w:rsidR="00AB2A1C">
        <w:rPr>
          <w:noProof/>
        </w:rPr>
        <w:t>(</w:t>
      </w:r>
      <w:hyperlink w:anchor="_ENREF_73" w:tooltip="Harris, 2008 #212" w:history="1">
        <w:r w:rsidR="00E23A8E">
          <w:rPr>
            <w:noProof/>
          </w:rPr>
          <w:t>Harris and Ross, 2008</w:t>
        </w:r>
      </w:hyperlink>
      <w:r w:rsidR="00AB2A1C">
        <w:rPr>
          <w:noProof/>
        </w:rPr>
        <w:t>)</w:t>
      </w:r>
      <w:r w:rsidRPr="00A636B4">
        <w:fldChar w:fldCharType="end"/>
      </w:r>
      <w:r w:rsidR="007346B5">
        <w:t xml:space="preserve">. </w:t>
      </w:r>
      <w:r w:rsidRPr="00A636B4">
        <w:t xml:space="preserve">D can also be used to assess the significance of differences in the mean-location of different sub-groups in the point-distribution model, such as the difference in facial morphology in different strains of mice </w:t>
      </w:r>
      <w:r w:rsidRPr="00A636B4">
        <w:fldChar w:fldCharType="begin"/>
      </w:r>
      <w:r w:rsidR="00AB2A1C">
        <w:instrText xml:space="preserve"> ADDIN EN.CITE &lt;EndNote&gt;&lt;Cite&gt;&lt;Author&gt;Young&lt;/Author&gt;&lt;Year&gt;2007&lt;/Year&gt;&lt;RecNum&gt;208&lt;/RecNum&gt;&lt;DisplayText&gt;(Young et al., 2007)&lt;/DisplayText&gt;&lt;record&gt;&lt;rec-number&gt;208&lt;/rec-number&gt;&lt;foreign-keys&gt;&lt;key app="EN" db-id="adtx5xw0uarxaaepweyvx0twsvspp0s9f0ep" timestamp="1447210850"&gt;208&lt;/key&gt;&lt;/foreign-keys&gt;&lt;ref-type name="Journal Article"&gt;17&lt;/ref-type&gt;&lt;contributors&gt;&lt;authors&gt;&lt;author&gt;Young, Nathan M&lt;/author&gt;&lt;author&gt;Wat, Stephen&lt;/author&gt;&lt;author&gt;Diewert, Virginia M&lt;/author&gt;&lt;author&gt;Browder, Leon W&lt;/author&gt;&lt;author&gt;Hallgrimsson, Benedikt&lt;/author&gt;&lt;/authors&gt;&lt;/contributors&gt;&lt;titles&gt;&lt;title&gt;Comparative morphometrics of embryonic facial morphogenesis: Implications for cleft</w:instrText>
      </w:r>
      <w:r w:rsidR="00AB2A1C">
        <w:rPr>
          <w:rFonts w:ascii="Cambria Math" w:hAnsi="Cambria Math" w:cs="Cambria Math"/>
        </w:rPr>
        <w:instrText>‐</w:instrText>
      </w:r>
      <w:r w:rsidR="00AB2A1C">
        <w:instrText>lip etiology&lt;/title&gt;&lt;secondary-title&gt;The Anatomical Record&lt;/secondary-title&gt;&lt;/titles&gt;&lt;periodical&gt;&lt;full-title&gt;The Anatomical Record&lt;/full-title&gt;&lt;/periodical&gt;&lt;pages&gt;123-139&lt;/pages&gt;&lt;volume&gt;290&lt;/volume&gt;&lt;number&gt;1&lt;/number&gt;&lt;dates&gt;&lt;year&gt;2007&lt;/year&gt;&lt;/dates&gt;&lt;isbn&gt;1932-8494&lt;/isbn&gt;&lt;urls&gt;&lt;/urls&gt;&lt;/record&gt;&lt;/Cite&gt;&lt;/EndNote&gt;</w:instrText>
      </w:r>
      <w:r w:rsidRPr="00A636B4">
        <w:fldChar w:fldCharType="separate"/>
      </w:r>
      <w:r w:rsidR="00AB2A1C">
        <w:rPr>
          <w:noProof/>
        </w:rPr>
        <w:t>(</w:t>
      </w:r>
      <w:hyperlink w:anchor="_ENREF_139" w:tooltip="Young, 2007 #208" w:history="1">
        <w:r w:rsidR="00E23A8E">
          <w:rPr>
            <w:noProof/>
          </w:rPr>
          <w:t>Young et al., 2007</w:t>
        </w:r>
      </w:hyperlink>
      <w:r w:rsidR="00AB2A1C">
        <w:rPr>
          <w:noProof/>
        </w:rPr>
        <w:t>)</w:t>
      </w:r>
      <w:r w:rsidRPr="00A636B4">
        <w:fldChar w:fldCharType="end"/>
      </w:r>
      <w:r w:rsidRPr="00A636B4">
        <w:t>.</w:t>
      </w:r>
    </w:p>
    <w:p w14:paraId="73106B62" w14:textId="77777777" w:rsidR="009704EB" w:rsidRDefault="009704EB" w:rsidP="00A636B4"/>
    <w:p w14:paraId="4AAB160C" w14:textId="39AD7059" w:rsidR="009704EB" w:rsidRDefault="00BF4BCF" w:rsidP="00BF4BCF">
      <w:pPr>
        <w:pStyle w:val="Heading2"/>
      </w:pPr>
      <w:bookmarkStart w:id="18" w:name="_Ref442172551"/>
      <w:r>
        <w:t>modelling craniofacial growth – problems</w:t>
      </w:r>
      <w:bookmarkEnd w:id="18"/>
    </w:p>
    <w:p w14:paraId="54574D40" w14:textId="4B3BA80F" w:rsidR="000E408D" w:rsidRDefault="009704EB" w:rsidP="009704EB">
      <w:pPr>
        <w:spacing w:before="0" w:after="160" w:line="259" w:lineRule="auto"/>
      </w:pPr>
      <w:r>
        <w:t xml:space="preserve">Disordered growth may also comprise elements other than dysmorphology relative to an age-appropriate normal population, such as abnormal growth rate and growth direction. Morphometrics allows these normal growth properties to be modelled as a multivariate growth vector or growth </w:t>
      </w:r>
      <w:proofErr w:type="gramStart"/>
      <w:r>
        <w:t>curve, and</w:t>
      </w:r>
      <w:proofErr w:type="gramEnd"/>
      <w:r>
        <w:t xml:space="preserve"> allows the assessment of deviation therefrom. An interesting by-product of such a model is the ability to “grow” a face parallel this vector/curve, potentially providing a patient-specific prediction of growth.</w:t>
      </w:r>
    </w:p>
    <w:p w14:paraId="78B9465F" w14:textId="4C7110E9" w:rsidR="009704EB" w:rsidRDefault="009704EB" w:rsidP="009704EB">
      <w:pPr>
        <w:spacing w:before="0" w:after="160" w:line="259" w:lineRule="auto"/>
        <w:jc w:val="center"/>
      </w:pPr>
      <w:r w:rsidRPr="009704EB">
        <w:rPr>
          <w:highlight w:val="yellow"/>
        </w:rPr>
        <w:t>[Illustration]</w:t>
      </w:r>
    </w:p>
    <w:p w14:paraId="319BEDA1" w14:textId="17E8FCEB" w:rsidR="005561F7" w:rsidRDefault="009704EB" w:rsidP="005561F7">
      <w:r>
        <w:t xml:space="preserve">The general problem </w:t>
      </w:r>
      <w:r w:rsidRPr="009704EB">
        <w:t>is that of establishing an appropriate line or curve through shape space that captures the change that occurs</w:t>
      </w:r>
      <w:r>
        <w:t xml:space="preserve"> in the face</w:t>
      </w:r>
      <w:r w:rsidRPr="009704EB">
        <w:t xml:space="preserve"> over time. This could take the form of establishing a typical ontogenetic trajectory for a particular population, based on cross-sectional data or establishing the trajectory of an individual over time. </w:t>
      </w:r>
      <w:r w:rsidR="005561F7" w:rsidRPr="009704EB">
        <w:t xml:space="preserve">Our focus is on methods applicable to cross-sectional data although some are applicable to both. </w:t>
      </w:r>
      <w:r w:rsidRPr="009704EB">
        <w:t xml:space="preserve">The difference between these two cases is </w:t>
      </w:r>
      <w:r w:rsidRPr="001A1511">
        <w:t>illustrated</w:t>
      </w:r>
      <w:r w:rsidR="001A1511">
        <w:t xml:space="preserve"> in</w:t>
      </w:r>
      <w:r w:rsidRPr="001A1511">
        <w:t xml:space="preserve"> </w:t>
      </w:r>
      <w:r w:rsidRPr="001A1511">
        <w:fldChar w:fldCharType="begin"/>
      </w:r>
      <w:r w:rsidRPr="001A1511">
        <w:instrText xml:space="preserve"> REF _Ref441222407 \h </w:instrText>
      </w:r>
      <w:r w:rsidR="001A1511">
        <w:instrText xml:space="preserve"> \* MERGEFORMAT </w:instrText>
      </w:r>
      <w:r w:rsidRPr="001A1511">
        <w:fldChar w:fldCharType="separate"/>
      </w:r>
      <w:r w:rsidR="006439E2" w:rsidRPr="006439E2">
        <w:t>Figure 2.11</w:t>
      </w:r>
      <w:r w:rsidRPr="001A1511">
        <w:fldChar w:fldCharType="end"/>
      </w:r>
      <w:r w:rsidRPr="001A1511">
        <w:t>.</w:t>
      </w:r>
      <w:r w:rsidRPr="009704EB">
        <w:t xml:space="preserve"> </w:t>
      </w:r>
      <w:r w:rsidR="001A1511">
        <w:t xml:space="preserve">The effect of time may be represented by age, although most of the work from which the following discussion arises from evolutionary biology where age of an (e.g. fossil) </w:t>
      </w:r>
      <w:r w:rsidR="007346B5">
        <w:t>specimen</w:t>
      </w:r>
      <w:r w:rsidR="001A1511">
        <w:t xml:space="preserve"> is unknown </w:t>
      </w:r>
      <w:r w:rsidR="005561F7">
        <w:t>and authors have used proxies fo</w:t>
      </w:r>
      <w:r w:rsidR="007346B5">
        <w:t>r age. These</w:t>
      </w:r>
      <w:r w:rsidR="0099062B">
        <w:t xml:space="preserve"> proxies have included</w:t>
      </w:r>
      <w:r w:rsidR="007346B5">
        <w:t xml:space="preserve"> </w:t>
      </w:r>
      <w:r w:rsidR="005561F7" w:rsidRPr="001A1511">
        <w:t>classification into developmental stages based on evidence of the occurrence or non-</w:t>
      </w:r>
      <w:proofErr w:type="spellStart"/>
      <w:r w:rsidR="005561F7" w:rsidRPr="001A1511">
        <w:t>occurence</w:t>
      </w:r>
      <w:proofErr w:type="spellEnd"/>
      <w:r w:rsidR="005561F7" w:rsidRPr="001A1511">
        <w:t xml:space="preserve"> of a particular developmental milestone, e.g. adult tooth eruption  </w:t>
      </w:r>
      <w:r w:rsidR="005561F7" w:rsidRPr="001A1511">
        <w:fldChar w:fldCharType="begin">
          <w:fldData xml:space="preserve">PEVuZE5vdGU+PENpdGU+PEF1dGhvcj5TbWl0aDwvQXV0aG9yPjxZZWFyPjIwMDE8L1llYXI+PFJl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=
</w:fldData>
        </w:fldChar>
      </w:r>
      <w:r w:rsidR="00AB2A1C">
        <w:instrText xml:space="preserve"> ADDIN EN.CITE </w:instrText>
      </w:r>
      <w:r w:rsidR="00AB2A1C">
        <w:fldChar w:fldCharType="begin">
          <w:fldData xml:space="preserve">PEVuZE5vdGU+PENpdGU+PEF1dGhvcj5TbWl0aDwvQXV0aG9yPjxZZWFyPjIwMDE8L1llYXI+PFJl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=
</w:fldData>
        </w:fldChar>
      </w:r>
      <w:r w:rsidR="00AB2A1C">
        <w:instrText xml:space="preserve"> ADDIN EN.CITE.DATA </w:instrText>
      </w:r>
      <w:r w:rsidR="00AB2A1C">
        <w:fldChar w:fldCharType="end"/>
      </w:r>
      <w:r w:rsidR="005561F7" w:rsidRPr="001A1511">
        <w:fldChar w:fldCharType="separate"/>
      </w:r>
      <w:r w:rsidR="00AB2A1C">
        <w:rPr>
          <w:noProof/>
        </w:rPr>
        <w:t>(</w:t>
      </w:r>
      <w:hyperlink w:anchor="_ENREF_123" w:tooltip="Smith, 2001 #272" w:history="1">
        <w:r w:rsidR="00E23A8E">
          <w:rPr>
            <w:noProof/>
          </w:rPr>
          <w:t>Smith, 2001</w:t>
        </w:r>
      </w:hyperlink>
      <w:r w:rsidR="00AB2A1C">
        <w:rPr>
          <w:noProof/>
        </w:rPr>
        <w:t xml:space="preserve">, </w:t>
      </w:r>
      <w:hyperlink w:anchor="_ENREF_38" w:tooltip="Drake, 2011 #253" w:history="1">
        <w:r w:rsidR="00E23A8E">
          <w:rPr>
            <w:noProof/>
          </w:rPr>
          <w:t>Drake, 2011</w:t>
        </w:r>
      </w:hyperlink>
      <w:r w:rsidR="00AB2A1C">
        <w:rPr>
          <w:noProof/>
        </w:rPr>
        <w:t xml:space="preserve">, </w:t>
      </w:r>
      <w:hyperlink w:anchor="_ENREF_93" w:tooltip="Lieberman, 2007 #266" w:history="1">
        <w:r w:rsidR="00E23A8E">
          <w:rPr>
            <w:noProof/>
          </w:rPr>
          <w:t>Lieberman et al., 2007</w:t>
        </w:r>
      </w:hyperlink>
      <w:r w:rsidR="00AB2A1C">
        <w:rPr>
          <w:noProof/>
        </w:rPr>
        <w:t>)</w:t>
      </w:r>
      <w:r w:rsidR="005561F7" w:rsidRPr="001A1511">
        <w:fldChar w:fldCharType="end"/>
      </w:r>
      <w:r w:rsidR="005561F7" w:rsidRPr="001A1511">
        <w:t xml:space="preserve">. Authors have also used measures of, or measures that are assumed to correlate with, the global size of the organism or region of interest in the organism </w:t>
      </w:r>
      <w:r w:rsidR="005561F7" w:rsidRPr="001A1511">
        <w:fldChar w:fldCharType="begin">
          <w:fldData xml:space="preserve">PEVuZE5vdGU+PENpdGU+PEF1dGhvcj5NaXR0ZXJvZWNrZXI8L0F1dGhvcj48WWVhcj4yMDA0PC9Z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</w:fldData>
        </w:fldChar>
      </w:r>
      <w:r w:rsidR="00AB2A1C">
        <w:instrText xml:space="preserve"> ADDIN EN.CITE </w:instrText>
      </w:r>
      <w:r w:rsidR="00AB2A1C">
        <w:fldChar w:fldCharType="begin">
          <w:fldData xml:space="preserve">PEVuZE5vdGU+PENpdGU+PEF1dGhvcj5NaXR0ZXJvZWNrZXI8L0F1dGhvcj48WWVhcj4yMDA0PC9Z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</w:fldData>
        </w:fldChar>
      </w:r>
      <w:r w:rsidR="00AB2A1C">
        <w:instrText xml:space="preserve"> ADDIN EN.CITE.DATA </w:instrText>
      </w:r>
      <w:r w:rsidR="00AB2A1C">
        <w:fldChar w:fldCharType="end"/>
      </w:r>
      <w:r w:rsidR="005561F7" w:rsidRPr="001A1511">
        <w:fldChar w:fldCharType="separate"/>
      </w:r>
      <w:r w:rsidR="00AB2A1C">
        <w:rPr>
          <w:noProof/>
        </w:rPr>
        <w:t>(</w:t>
      </w:r>
      <w:hyperlink w:anchor="_ENREF_104" w:tooltip="Mitteroecker, 2004 #251" w:history="1">
        <w:r w:rsidR="00E23A8E">
          <w:rPr>
            <w:noProof/>
          </w:rPr>
          <w:t>Mitteroecker et al., 2004b</w:t>
        </w:r>
      </w:hyperlink>
      <w:r w:rsidR="00AB2A1C">
        <w:rPr>
          <w:noProof/>
        </w:rPr>
        <w:t xml:space="preserve">, </w:t>
      </w:r>
      <w:hyperlink w:anchor="_ENREF_60" w:tooltip="Frost, 2003 #274" w:history="1">
        <w:r w:rsidR="00E23A8E">
          <w:rPr>
            <w:noProof/>
          </w:rPr>
          <w:t>Frost et al., 2003</w:t>
        </w:r>
      </w:hyperlink>
      <w:r w:rsidR="00AB2A1C">
        <w:rPr>
          <w:noProof/>
        </w:rPr>
        <w:t xml:space="preserve">, </w:t>
      </w:r>
      <w:hyperlink w:anchor="_ENREF_140" w:tooltip="Zelditch, 1995 #256" w:history="1">
        <w:r w:rsidR="00E23A8E">
          <w:rPr>
            <w:noProof/>
          </w:rPr>
          <w:t>Zelditch and Fink, 1995</w:t>
        </w:r>
      </w:hyperlink>
      <w:r w:rsidR="00AB2A1C">
        <w:rPr>
          <w:noProof/>
        </w:rPr>
        <w:t xml:space="preserve">, </w:t>
      </w:r>
      <w:hyperlink w:anchor="_ENREF_129" w:tooltip="Vignon, 2012 #260" w:history="1">
        <w:r w:rsidR="00E23A8E">
          <w:rPr>
            <w:noProof/>
          </w:rPr>
          <w:t>Vignon, 2012</w:t>
        </w:r>
      </w:hyperlink>
      <w:r w:rsidR="00AB2A1C">
        <w:rPr>
          <w:noProof/>
        </w:rPr>
        <w:t>)</w:t>
      </w:r>
      <w:r w:rsidR="005561F7" w:rsidRPr="001A1511">
        <w:fldChar w:fldCharType="end"/>
      </w:r>
      <w:r w:rsidR="005561F7" w:rsidRPr="001A1511">
        <w:t>.</w:t>
      </w:r>
    </w:p>
    <w:p w14:paraId="625214C9" w14:textId="1561AC79" w:rsidR="003A64CA" w:rsidRDefault="003A64CA" w:rsidP="003A64CA">
      <w:pPr>
        <w:pStyle w:val="Heading3"/>
      </w:pPr>
      <w:bookmarkStart w:id="19" w:name="_Ref442363572"/>
      <w:r>
        <w:t>Parallelism</w:t>
      </w:r>
      <w:bookmarkEnd w:id="19"/>
    </w:p>
    <w:p w14:paraId="3103C20B" w14:textId="67992FB8" w:rsidR="00144BD3" w:rsidRPr="00144BD3" w:rsidRDefault="00144BD3" w:rsidP="00144BD3">
      <w:r>
        <w:t xml:space="preserve">The basic assumption underpinning craniofacial growth in such a way is that all individual growth trajectories in shape-space are parallel </w:t>
      </w:r>
      <w:r>
        <w:fldChar w:fldCharType="begin"/>
      </w:r>
      <w:r w:rsidR="00AB2A1C">
        <w:instrText xml:space="preserve"> ADDIN EN.CITE &lt;EndNote&gt;&lt;Cite&gt;&lt;Author&gt;Morris&lt;/Author&gt;&lt;Year&gt;2000&lt;/Year&gt;&lt;RecNum&gt;162&lt;/RecNum&gt;&lt;DisplayText&gt;(Morris et al., 2000)&lt;/DisplayText&gt;&lt;record&gt;&lt;rec-number&gt;162&lt;/rec-number&gt;&lt;foreign-keys&gt;&lt;key app="EN" db-id="adtx5xw0uarxaaepweyvx0twsvspp0s9f0ep" timestamp="1444790298"&gt;162&lt;/key&gt;&lt;/foreign-keys&gt;&lt;ref-type name="Journal Article"&gt;17&lt;/ref-type&gt;&lt;contributors&gt;&lt;authors&gt;&lt;author&gt;Morris, RJ&lt;/author&gt;&lt;author&gt;Kent, JT&lt;/author&gt;&lt;author&gt;Mardia, KV&lt;/author&gt;&lt;author&gt;Aykroyd, RG&lt;/author&gt;&lt;/authors&gt;&lt;/contributors&gt;&lt;titles&gt;&lt;title&gt;A parallel growth model for shape&lt;/title&gt;&lt;secondary-title&gt;Proceedings Medical Imaging Understanding and Analysis 2000&lt;/secondary-title&gt;&lt;/titles&gt;&lt;periodical&gt;&lt;full-title&gt;Proceedings Medical Imaging Understanding and Analysis 2000&lt;/full-title&gt;&lt;/periodical&gt;&lt;pages&gt;171-174&lt;/pages&gt;&lt;dates&gt;&lt;year&gt;2000&lt;/year&gt;&lt;/dates&gt;&lt;urls&gt;&lt;/urls&gt;&lt;/record&gt;&lt;/Cite&gt;&lt;/EndNote&gt;</w:instrText>
      </w:r>
      <w:r>
        <w:fldChar w:fldCharType="separate"/>
      </w:r>
      <w:r w:rsidR="00AB2A1C">
        <w:rPr>
          <w:noProof/>
        </w:rPr>
        <w:t>(</w:t>
      </w:r>
      <w:hyperlink w:anchor="_ENREF_109" w:tooltip="Morris, 2000 #162" w:history="1">
        <w:r w:rsidR="00E23A8E">
          <w:rPr>
            <w:noProof/>
          </w:rPr>
          <w:t>Morris et al., 2000</w:t>
        </w:r>
      </w:hyperlink>
      <w:r w:rsidR="00AB2A1C">
        <w:rPr>
          <w:noProof/>
        </w:rPr>
        <w:t>)</w:t>
      </w:r>
      <w:r>
        <w:fldChar w:fldCharType="end"/>
      </w:r>
      <w:r>
        <w:t xml:space="preserve">. That is to say all faces grow the same way, only their individual displacements differ. This is obviously a simplification. Investigating how great this assumption is would require longitudinal data collected over the entire period of growth and is not feasible within this thesis. </w:t>
      </w:r>
    </w:p>
    <w:p w14:paraId="01F454B1" w14:textId="77777777" w:rsidR="003A64CA" w:rsidRPr="003A64CA" w:rsidRDefault="003A64CA" w:rsidP="003A64CA"/>
    <w:p w14:paraId="4E04FC5F" w14:textId="2612532B" w:rsidR="00240B72" w:rsidRDefault="00144BD3" w:rsidP="00200ECF">
      <w:pPr>
        <w:pStyle w:val="Heading3"/>
      </w:pPr>
      <w:r>
        <w:t>S</w:t>
      </w:r>
      <w:r w:rsidR="00240B72">
        <w:t xml:space="preserve">exual dimorphism, </w:t>
      </w:r>
      <w:r w:rsidR="00264EE4">
        <w:t xml:space="preserve">non-linearity, </w:t>
      </w:r>
      <w:r w:rsidR="00240B72">
        <w:t xml:space="preserve">modularity and </w:t>
      </w:r>
      <w:r w:rsidR="00264EE4">
        <w:t>integration</w:t>
      </w:r>
    </w:p>
    <w:p w14:paraId="60576B04" w14:textId="368D715C" w:rsidR="00240B72" w:rsidRPr="00240B72" w:rsidRDefault="007346B5" w:rsidP="00240B72">
      <w:r w:rsidRPr="008E3F3A">
        <w:t>Within morphometrics t</w:t>
      </w:r>
      <w:r w:rsidR="00240B72" w:rsidRPr="008E3F3A">
        <w:t>he concepts of</w:t>
      </w:r>
      <w:r w:rsidRPr="008E3F3A">
        <w:t xml:space="preserve"> </w:t>
      </w:r>
      <w:r w:rsidR="00240B72" w:rsidRPr="008E3F3A">
        <w:t>“integration”</w:t>
      </w:r>
      <w:r w:rsidRPr="008E3F3A">
        <w:t xml:space="preserve"> and “</w:t>
      </w:r>
      <w:proofErr w:type="spellStart"/>
      <w:proofErr w:type="gramStart"/>
      <w:r w:rsidRPr="008E3F3A">
        <w:t>modularity”</w:t>
      </w:r>
      <w:r w:rsidR="008B2218" w:rsidRPr="008E3F3A">
        <w:t>are</w:t>
      </w:r>
      <w:proofErr w:type="spellEnd"/>
      <w:proofErr w:type="gramEnd"/>
      <w:r w:rsidR="008B2218" w:rsidRPr="008E3F3A">
        <w:t xml:space="preserve"> both related to the statistical dependence</w:t>
      </w:r>
      <w:r w:rsidRPr="008E3F3A">
        <w:t>, of traits</w:t>
      </w:r>
      <w:r w:rsidR="008E3F3A">
        <w:t xml:space="preserve"> (e.g. </w:t>
      </w:r>
      <w:proofErr w:type="spellStart"/>
      <w:r w:rsidR="008E3F3A">
        <w:t>meausrements</w:t>
      </w:r>
      <w:proofErr w:type="spellEnd"/>
      <w:r w:rsidR="008E3F3A">
        <w:t>, landmark co-ordinates)</w:t>
      </w:r>
      <w:r w:rsidRPr="008E3F3A">
        <w:t xml:space="preserve"> comprising an organism. </w:t>
      </w:r>
      <w:r w:rsidR="008B2218">
        <w:t xml:space="preserve">The concepts and their operationalisation within morphometrics are discussed here as they present major statistical challenges to modelling growth. </w:t>
      </w:r>
    </w:p>
    <w:p w14:paraId="1CDE3CA8" w14:textId="0ADD8365" w:rsidR="00240B72" w:rsidRDefault="00240B72" w:rsidP="00240B72">
      <w:r w:rsidRPr="000B6511">
        <w:t xml:space="preserve">Structures within an organism can be integrated due to their shared developmental, functional and/or genetic origins </w:t>
      </w:r>
      <w:r w:rsidRPr="000B6511">
        <w:fldChar w:fldCharType="begin"/>
      </w:r>
      <w:r w:rsidR="00AB2A1C">
        <w:instrText xml:space="preserve"> ADDIN EN.CITE &lt;EndNote&gt;&lt;Cite&gt;&lt;Author&gt;Klingenberg&lt;/Author&gt;&lt;Year&gt;2008&lt;/Year&gt;&lt;RecNum&gt;278&lt;/RecNum&gt;&lt;DisplayText&gt;(Klingenberg, 2008, Olson and Miller, 1958)&lt;/DisplayText&gt;&lt;record&gt;&lt;rec-number&gt;278&lt;/rec-number&gt;&lt;foreign-keys&gt;&lt;key app="EN" db-id="adtx5xw0uarxaaepweyvx0twsvspp0s9f0ep" timestamp="1449187844"&gt;278&lt;/key&gt;&lt;/foreign-keys&gt;&lt;ref-type name="Journal Article"&gt;17&lt;/ref-type&gt;&lt;contributors&gt;&lt;authors&gt;&lt;author&gt;Klingenberg, Christian Peter&lt;/author&gt;&lt;/authors&gt;&lt;/contributors&gt;&lt;titles&gt;&lt;title&gt;Morphological integration and developmental modularity&lt;/title&gt;&lt;secondary-title&gt;Annual review of ecology, evolution, and systematics&lt;/secondary-title&gt;&lt;/titles&gt;&lt;periodical&gt;&lt;full-title&gt;Annual review of ecology, evolution, and systematics&lt;/full-title&gt;&lt;/periodical&gt;&lt;pages&gt;115-132&lt;/pages&gt;&lt;dates&gt;&lt;year&gt;2008&lt;/year&gt;&lt;/dates&gt;&lt;isbn&gt;1543-592X&lt;/isbn&gt;&lt;urls&gt;&lt;/urls&gt;&lt;/record&gt;&lt;/Cite&gt;&lt;Cite&gt;&lt;Author&gt;Olson&lt;/Author&gt;&lt;Year&gt;1958&lt;/Year&gt;&lt;RecNum&gt;300&lt;/RecNum&gt;&lt;record&gt;&lt;rec-number&gt;300&lt;/rec-number&gt;&lt;foreign-keys&gt;&lt;key app="EN" db-id="adtx5xw0uarxaaepweyvx0twsvspp0s9f0ep" timestamp="1449788106"&gt;300&lt;/key&gt;&lt;/foreign-keys&gt;&lt;ref-type name="Book"&gt;6&lt;/ref-type&gt;&lt;contributors&gt;&lt;authors&gt;&lt;author&gt;Olson, Everett C&lt;/author&gt;&lt;author&gt;Miller, Robert L&lt;/author&gt;&lt;/authors&gt;&lt;/contributors&gt;&lt;titles&gt;&lt;title&gt;Morphological Integration&lt;/title&gt;&lt;/titles&gt;&lt;dates&gt;&lt;year&gt;1958&lt;/year&gt;&lt;/dates&gt;&lt;pub-location&gt;Chicago&lt;/pub-location&gt;&lt;publisher&gt;University of Chicago Press&lt;/publisher&gt;&lt;urls&gt;&lt;/urls&gt;&lt;/record&gt;&lt;/Cite&gt;&lt;/EndNote&gt;</w:instrText>
      </w:r>
      <w:r w:rsidRPr="000B6511">
        <w:fldChar w:fldCharType="separate"/>
      </w:r>
      <w:r w:rsidR="00AB2A1C">
        <w:rPr>
          <w:noProof/>
        </w:rPr>
        <w:t>(</w:t>
      </w:r>
      <w:hyperlink w:anchor="_ENREF_86" w:tooltip="Klingenberg, 2008 #278" w:history="1">
        <w:r w:rsidR="00E23A8E">
          <w:rPr>
            <w:noProof/>
          </w:rPr>
          <w:t>Klingenberg, 2008</w:t>
        </w:r>
      </w:hyperlink>
      <w:r w:rsidR="00AB2A1C">
        <w:rPr>
          <w:noProof/>
        </w:rPr>
        <w:t xml:space="preserve">, </w:t>
      </w:r>
      <w:hyperlink w:anchor="_ENREF_112" w:tooltip="Olson, 1958 #300" w:history="1">
        <w:r w:rsidR="00E23A8E">
          <w:rPr>
            <w:noProof/>
          </w:rPr>
          <w:t>Olson and Miller, 1958</w:t>
        </w:r>
      </w:hyperlink>
      <w:r w:rsidR="00AB2A1C">
        <w:rPr>
          <w:noProof/>
        </w:rPr>
        <w:t>)</w:t>
      </w:r>
      <w:r w:rsidRPr="000B6511">
        <w:fldChar w:fldCharType="end"/>
      </w:r>
      <w:r w:rsidRPr="000B6511">
        <w:t>.</w:t>
      </w:r>
      <w:r w:rsidRPr="00D37CD9">
        <w:t xml:space="preserve"> E.g. the mandible and maxilla share the common function, among others, of mastication. This common function necessitates a structural cohesion between the two elements. Thus, for any given mandible </w:t>
      </w:r>
      <w:r w:rsidRPr="00D37CD9">
        <w:lastRenderedPageBreak/>
        <w:t xml:space="preserve">shape there will be a limited range of corresponding maxilla shapes that will be functional. Almost every person has a functional combination of the two, that is the shape of the two elements do not vary independently of each other but can be expected to co-vary within a population. Another example is that the width of the </w:t>
      </w:r>
      <w:proofErr w:type="spellStart"/>
      <w:r w:rsidRPr="00D37CD9">
        <w:t>basicranium</w:t>
      </w:r>
      <w:proofErr w:type="spellEnd"/>
      <w:r w:rsidRPr="00D37CD9">
        <w:t xml:space="preserve"> determines the limits of the facial perimeter and is related to </w:t>
      </w:r>
      <w:commentRangeStart w:id="20"/>
      <w:r w:rsidRPr="00D37CD9">
        <w:t>retrognathia</w:t>
      </w:r>
      <w:commentRangeEnd w:id="20"/>
      <w:r w:rsidR="002C21D8">
        <w:rPr>
          <w:rStyle w:val="CommentReference"/>
        </w:rPr>
        <w:commentReference w:id="20"/>
      </w:r>
      <w:r w:rsidRPr="00D37CD9">
        <w:t xml:space="preserve"> and, inversely, to vertical and anteroposterior facial length</w:t>
      </w:r>
      <w:r>
        <w:t xml:space="preserve"> </w:t>
      </w:r>
      <w:r>
        <w:fldChar w:fldCharType="begin"/>
      </w:r>
      <w:r w:rsidR="00AB2A1C">
        <w:instrText xml:space="preserve"> ADDIN EN.CITE &lt;EndNote&gt;&lt;Cite&gt;&lt;Author&gt;Enlow&lt;/Author&gt;&lt;Year&gt;1996&lt;/Year&gt;&lt;RecNum&gt;198&lt;/RecNum&gt;&lt;Suffix&gt; pg 11&lt;/Suffix&gt;&lt;DisplayText&gt;(Enlow and Hans, 1996 pg 11)&lt;/DisplayText&gt;&lt;record&gt;&lt;rec-number&gt;198&lt;/rec-number&gt;&lt;foreign-keys&gt;&lt;key app="EN" db-id="adtx5xw0uarxaaepweyvx0twsvspp0s9f0ep" timestamp="1446778686"&gt;198&lt;/key&gt;&lt;/foreign-keys&gt;&lt;ref-type name="Book"&gt;6&lt;/ref-type&gt;&lt;contributors&gt;&lt;authors&gt;&lt;author&gt;Enlow, Donald H&lt;/author&gt;&lt;author&gt;Hans, Mark G&lt;/author&gt;&lt;/authors&gt;&lt;/contributors&gt;&lt;titles&gt;&lt;title&gt;Essentials of facial growth&lt;/title&gt;&lt;/titles&gt;&lt;dates&gt;&lt;year&gt;1996&lt;/year&gt;&lt;/dates&gt;&lt;pub-location&gt;Philadelphia&lt;/pub-location&gt;&lt;publisher&gt;WB Saunders Company&lt;/publisher&gt;&lt;isbn&gt;0721661068&lt;/isbn&gt;&lt;urls&gt;&lt;/urls&gt;&lt;/record&gt;&lt;/Cite&gt;&lt;/EndNote&gt;</w:instrText>
      </w:r>
      <w:r>
        <w:fldChar w:fldCharType="separate"/>
      </w:r>
      <w:r w:rsidR="00AB2A1C">
        <w:rPr>
          <w:noProof/>
        </w:rPr>
        <w:t>(</w:t>
      </w:r>
      <w:hyperlink w:anchor="_ENREF_40" w:tooltip="Enlow, 1996 #198" w:history="1">
        <w:r w:rsidR="00E23A8E">
          <w:rPr>
            <w:noProof/>
          </w:rPr>
          <w:t>Enlow and Hans, 1996 pg 11</w:t>
        </w:r>
      </w:hyperlink>
      <w:r w:rsidR="00AB2A1C">
        <w:rPr>
          <w:noProof/>
        </w:rPr>
        <w:t>)</w:t>
      </w:r>
      <w:r>
        <w:fldChar w:fldCharType="end"/>
      </w:r>
      <w:r w:rsidRPr="00D37CD9">
        <w:t xml:space="preserve">. </w:t>
      </w:r>
      <w:r>
        <w:t xml:space="preserve">The concept of integration is similar to </w:t>
      </w:r>
      <w:proofErr w:type="spellStart"/>
      <w:r>
        <w:t>Enlow’s</w:t>
      </w:r>
      <w:proofErr w:type="spellEnd"/>
      <w:r>
        <w:t xml:space="preserve"> notion of “architectural equivalents”, i.e. that there are dimensions within the craniofacial complex that must correspond to maintain harmony </w:t>
      </w:r>
      <w:r w:rsidRPr="009A71B1">
        <w:fldChar w:fldCharType="begin"/>
      </w:r>
      <w:r w:rsidR="00AB2A1C">
        <w:instrText xml:space="preserve"> ADDIN EN.CITE &lt;EndNote&gt;&lt;Cite&gt;&lt;Author&gt;Enlow&lt;/Author&gt;&lt;Year&gt;1969&lt;/Year&gt;&lt;RecNum&gt;312&lt;/RecNum&gt;&lt;DisplayText&gt;(Enlow et al., 1969)&lt;/DisplayText&gt;&lt;record&gt;&lt;rec-number&gt;312&lt;/rec-number&gt;&lt;foreign-keys&gt;&lt;key app="EN" db-id="adtx5xw0uarxaaepweyvx0twsvspp0s9f0ep" timestamp="1450397149"&gt;312&lt;/key&gt;&lt;/foreign-keys&gt;&lt;ref-type name="Journal Article"&gt;17&lt;/ref-type&gt;&lt;contributors&gt;&lt;authors&gt;&lt;author&gt;Enlow, D. H.&lt;/author&gt;&lt;author&gt;Moyers, R. E.&lt;/author&gt;&lt;author&gt;Hunter, W. S.&lt;/author&gt;&lt;author&gt;McNamara, J. A., Jr.&lt;/author&gt;&lt;/authors&gt;&lt;/contributors&gt;&lt;titles&gt;&lt;title&gt;A procedure for the analysis of intrinsic facial form and growth. An equivalent-balance concept&lt;/title&gt;&lt;secondary-title&gt;American Journal of Orthodontics&lt;/secondary-title&gt;&lt;alt-title&gt;American journal of orthodontics&lt;/alt-title&gt;&lt;/titles&gt;&lt;periodical&gt;&lt;full-title&gt;American Journal of Orthodontics&lt;/full-title&gt;&lt;/periodical&gt;&lt;alt-periodical&gt;&lt;full-title&gt;American Journal of Orthodontics&lt;/full-title&gt;&lt;/alt-periodical&gt;&lt;pages&gt;6-23&lt;/pages&gt;&lt;volume&gt;56&lt;/volume&gt;&lt;number&gt;1&lt;/number&gt;&lt;keywords&gt;&lt;keyword&gt;Adolescent&lt;/keyword&gt;&lt;keyword&gt;*Cephalometry&lt;/keyword&gt;&lt;keyword&gt;Child&lt;/keyword&gt;&lt;keyword&gt;Humans&lt;/keyword&gt;&lt;keyword&gt;Malocclusion/*radiography&lt;/keyword&gt;&lt;keyword&gt;*Maxillofacial Development&lt;/keyword&gt;&lt;/keywords&gt;&lt;dates&gt;&lt;year&gt;1969&lt;/year&gt;&lt;pub-dates&gt;&lt;date&gt;Jul&lt;/date&gt;&lt;/pub-dates&gt;&lt;/dates&gt;&lt;isbn&gt;0002-9416 (Print)&amp;#xD;0002-9416 (Linking)&lt;/isbn&gt;&lt;accession-num&gt;5255278&lt;/accession-num&gt;&lt;urls&gt;&lt;related-urls&gt;&lt;url&gt;http://www.ncbi.nlm.nih.gov/pubmed/5255278&lt;/url&gt;&lt;/related-urls&gt;&lt;/urls&gt;&lt;/record&gt;&lt;/Cite&gt;&lt;/EndNote&gt;</w:instrText>
      </w:r>
      <w:r w:rsidRPr="009A71B1">
        <w:fldChar w:fldCharType="separate"/>
      </w:r>
      <w:r w:rsidR="00AB2A1C">
        <w:rPr>
          <w:noProof/>
        </w:rPr>
        <w:t>(</w:t>
      </w:r>
      <w:hyperlink w:anchor="_ENREF_41" w:tooltip="Enlow, 1969 #312" w:history="1">
        <w:r w:rsidR="00E23A8E">
          <w:rPr>
            <w:noProof/>
          </w:rPr>
          <w:t>Enlow et al., 1969</w:t>
        </w:r>
      </w:hyperlink>
      <w:r w:rsidR="00AB2A1C">
        <w:rPr>
          <w:noProof/>
        </w:rPr>
        <w:t>)</w:t>
      </w:r>
      <w:r w:rsidRPr="009A71B1">
        <w:fldChar w:fldCharType="end"/>
      </w:r>
      <w:r w:rsidRPr="009A71B1">
        <w:t>.</w:t>
      </w:r>
      <w:r>
        <w:t xml:space="preserve"> </w:t>
      </w:r>
    </w:p>
    <w:p w14:paraId="14C9BCB2" w14:textId="69B1765C" w:rsidR="00240B72" w:rsidRDefault="00240B72" w:rsidP="00240B72">
      <w:r w:rsidRPr="00084F05">
        <w:t xml:space="preserve">Morphometrics operationalises integration as the statistical association between measured traits (e.g. measurements, landmark co-ordinates) </w:t>
      </w:r>
      <w:r w:rsidRPr="00084F05">
        <w:fldChar w:fldCharType="begin"/>
      </w:r>
      <w:r w:rsidR="00AB2A1C">
        <w:instrText xml:space="preserve"> ADDIN EN.CITE &lt;EndNote&gt;&lt;Cite&gt;&lt;Author&gt;Klingenberg&lt;/Author&gt;&lt;Year&gt;2008&lt;/Year&gt;&lt;RecNum&gt;278&lt;/RecNum&gt;&lt;DisplayText&gt;(Klingenberg, 2008)&lt;/DisplayText&gt;&lt;record&gt;&lt;rec-number&gt;278&lt;/rec-number&gt;&lt;foreign-keys&gt;&lt;key app="EN" db-id="adtx5xw0uarxaaepweyvx0twsvspp0s9f0ep" timestamp="1449187844"&gt;278&lt;/key&gt;&lt;/foreign-keys&gt;&lt;ref-type name="Journal Article"&gt;17&lt;/ref-type&gt;&lt;contributors&gt;&lt;authors&gt;&lt;author&gt;Klingenberg, Christian Peter&lt;/author&gt;&lt;/authors&gt;&lt;/contributors&gt;&lt;titles&gt;&lt;title&gt;Morphological integration and developmental modularity&lt;/title&gt;&lt;secondary-title&gt;Annual review of ecology, evolution, and systematics&lt;/secondary-title&gt;&lt;/titles&gt;&lt;periodical&gt;&lt;full-title&gt;Annual review of ecology, evolution, and systematics&lt;/full-title&gt;&lt;/periodical&gt;&lt;pages&gt;115-132&lt;/pages&gt;&lt;dates&gt;&lt;year&gt;2008&lt;/year&gt;&lt;/dates&gt;&lt;isbn&gt;1543-592X&lt;/isbn&gt;&lt;urls&gt;&lt;/urls&gt;&lt;/record&gt;&lt;/Cite&gt;&lt;/EndNote&gt;</w:instrText>
      </w:r>
      <w:r w:rsidRPr="00084F05">
        <w:fldChar w:fldCharType="separate"/>
      </w:r>
      <w:r w:rsidR="00AB2A1C">
        <w:rPr>
          <w:noProof/>
        </w:rPr>
        <w:t>(</w:t>
      </w:r>
      <w:hyperlink w:anchor="_ENREF_86" w:tooltip="Klingenberg, 2008 #278" w:history="1">
        <w:r w:rsidR="00E23A8E">
          <w:rPr>
            <w:noProof/>
          </w:rPr>
          <w:t>Klingenberg, 2008</w:t>
        </w:r>
      </w:hyperlink>
      <w:r w:rsidR="00AB2A1C">
        <w:rPr>
          <w:noProof/>
        </w:rPr>
        <w:t>)</w:t>
      </w:r>
      <w:r w:rsidRPr="00084F05">
        <w:fldChar w:fldCharType="end"/>
      </w:r>
      <w:r w:rsidRPr="00084F05">
        <w:t xml:space="preserve">. Other definitions also require that the landmarks be displaced jointly and in the same or a similar direction </w:t>
      </w:r>
      <w:r w:rsidRPr="00084F05">
        <w:fldChar w:fldCharType="begin">
          <w:fldData xml:space="preserve">PEVuZE5vdGU+PENpdGU+PEF1dGhvcj5Hb3N3YW1pPC9BdXRob3I+PFllYXI+MjAwNjwvWWVhcj48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</w:fldData>
        </w:fldChar>
      </w:r>
      <w:r w:rsidR="00AB2A1C">
        <w:instrText xml:space="preserve"> ADDIN EN.CITE </w:instrText>
      </w:r>
      <w:r w:rsidR="00AB2A1C">
        <w:fldChar w:fldCharType="begin">
          <w:fldData xml:space="preserve">PEVuZE5vdGU+PENpdGU+PEF1dGhvcj5Hb3N3YW1pPC9BdXRob3I+PFllYXI+MjAwNjwvWWVhcj48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</w:fldData>
        </w:fldChar>
      </w:r>
      <w:r w:rsidR="00AB2A1C">
        <w:instrText xml:space="preserve"> ADDIN EN.CITE.DATA </w:instrText>
      </w:r>
      <w:r w:rsidR="00AB2A1C">
        <w:fldChar w:fldCharType="end"/>
      </w:r>
      <w:r w:rsidRPr="00084F05">
        <w:fldChar w:fldCharType="separate"/>
      </w:r>
      <w:r w:rsidR="00AB2A1C">
        <w:rPr>
          <w:noProof/>
        </w:rPr>
        <w:t>(</w:t>
      </w:r>
      <w:hyperlink w:anchor="_ENREF_64" w:tooltip="Goswami, 2006 #285" w:history="1">
        <w:r w:rsidR="00E23A8E">
          <w:rPr>
            <w:noProof/>
          </w:rPr>
          <w:t>Goswami, 2006</w:t>
        </w:r>
      </w:hyperlink>
      <w:r w:rsidR="00AB2A1C">
        <w:rPr>
          <w:noProof/>
        </w:rPr>
        <w:t xml:space="preserve">, </w:t>
      </w:r>
      <w:hyperlink w:anchor="_ENREF_65" w:tooltip="Goswami, 2007 #283" w:history="1">
        <w:r w:rsidR="00E23A8E">
          <w:rPr>
            <w:noProof/>
          </w:rPr>
          <w:t>Goswami, 2007</w:t>
        </w:r>
      </w:hyperlink>
      <w:r w:rsidR="00AB2A1C">
        <w:rPr>
          <w:noProof/>
        </w:rPr>
        <w:t>)</w:t>
      </w:r>
      <w:r w:rsidRPr="00084F05">
        <w:fldChar w:fldCharType="end"/>
      </w:r>
      <w:r w:rsidRPr="00084F05">
        <w:t xml:space="preserve"> or be spatially contiguous </w:t>
      </w:r>
      <w:r w:rsidRPr="00084F05">
        <w:fldChar w:fldCharType="begin"/>
      </w:r>
      <w:r w:rsidR="00AB2A1C">
        <w:instrText xml:space="preserve"> ADDIN EN.CITE &lt;EndNote&gt;&lt;Cite&gt;&lt;Author&gt;Klingenberg&lt;/Author&gt;&lt;Year&gt;2009&lt;/Year&gt;&lt;RecNum&gt;279&lt;/RecNum&gt;&lt;DisplayText&gt;(Klingenberg, 2009)&lt;/DisplayText&gt;&lt;record&gt;&lt;rec-number&gt;279&lt;/rec-number&gt;&lt;foreign-keys&gt;&lt;key app="EN" db-id="adtx5xw0uarxaaepweyvx0twsvspp0s9f0ep" timestamp="1449188034"&gt;279&lt;/key&gt;&lt;/foreign-keys&gt;&lt;ref-type name="Journal Article"&gt;17&lt;/ref-type&gt;&lt;contributors&gt;&lt;authors&gt;&lt;author&gt;Klingenberg, Christian Peter&lt;/author&gt;&lt;/authors&gt;&lt;/contributors&gt;&lt;titles&gt;&lt;title&gt;Morphometric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-421&lt;/pages&gt;&lt;volume&gt;11&lt;/volume&gt;&lt;number&gt;4&lt;/number&gt;&lt;dates&gt;&lt;year&gt;2009&lt;/year&gt;&lt;/dates&gt;&lt;isbn&gt;1525-142X&lt;/isbn&gt;&lt;urls&gt;&lt;/urls&gt;&lt;/record&gt;&lt;/Cite&gt;&lt;/EndNote&gt;</w:instrText>
      </w:r>
      <w:r w:rsidRPr="00084F05">
        <w:fldChar w:fldCharType="separate"/>
      </w:r>
      <w:r w:rsidR="00AB2A1C">
        <w:rPr>
          <w:noProof/>
        </w:rPr>
        <w:t>(</w:t>
      </w:r>
      <w:hyperlink w:anchor="_ENREF_87" w:tooltip="Klingenberg, 2009 #279" w:history="1">
        <w:r w:rsidR="00E23A8E">
          <w:rPr>
            <w:noProof/>
          </w:rPr>
          <w:t>Klingenberg, 2009</w:t>
        </w:r>
      </w:hyperlink>
      <w:r w:rsidR="00AB2A1C">
        <w:rPr>
          <w:noProof/>
        </w:rPr>
        <w:t>)</w:t>
      </w:r>
      <w:r w:rsidRPr="00084F05">
        <w:fldChar w:fldCharType="end"/>
      </w:r>
      <w:r w:rsidRPr="00084F05">
        <w:t xml:space="preserve">. Integration within a structure that is defined by multiple traits is determined by </w:t>
      </w:r>
      <w:r>
        <w:t xml:space="preserve">Principal Components Analysis of the so-called </w:t>
      </w:r>
      <w:r w:rsidRPr="00084F05">
        <w:t xml:space="preserve">“phenotypic covariance matrix” </w:t>
      </w:r>
      <w:r>
        <w:rPr>
          <w:rFonts w:cs="Times New Roman"/>
        </w:rPr>
        <w:t xml:space="preserve">where each element in the matrix corresponds to the covariance between a pair of traits </w:t>
      </w:r>
      <w:r w:rsidRPr="003B3E02">
        <w:fldChar w:fldCharType="begin">
          <w:fldData xml:space="preserve">PEVuZE5vdGU+PENpdGU+PEF1dGhvcj5Hb3N3YW1pPC9BdXRob3I+PFllYXI+MjAwNjwvWWVhcj48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</w:fldData>
        </w:fldChar>
      </w:r>
      <w:r w:rsidR="00AB2A1C">
        <w:instrText xml:space="preserve"> ADDIN EN.CITE </w:instrText>
      </w:r>
      <w:r w:rsidR="00AB2A1C">
        <w:fldChar w:fldCharType="begin">
          <w:fldData xml:space="preserve">PEVuZE5vdGU+PENpdGU+PEF1dGhvcj5Hb3N3YW1pPC9BdXRob3I+PFllYXI+MjAwNjwvWWVhcj48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</w:fldData>
        </w:fldChar>
      </w:r>
      <w:r w:rsidR="00AB2A1C">
        <w:instrText xml:space="preserve"> ADDIN EN.CITE.DATA </w:instrText>
      </w:r>
      <w:r w:rsidR="00AB2A1C">
        <w:fldChar w:fldCharType="end"/>
      </w:r>
      <w:r w:rsidRPr="003B3E02">
        <w:fldChar w:fldCharType="separate"/>
      </w:r>
      <w:r w:rsidR="00AB2A1C">
        <w:rPr>
          <w:noProof/>
        </w:rPr>
        <w:t>(</w:t>
      </w:r>
      <w:hyperlink w:anchor="_ENREF_64" w:tooltip="Goswami, 2006 #285" w:history="1">
        <w:r w:rsidR="00E23A8E">
          <w:rPr>
            <w:noProof/>
          </w:rPr>
          <w:t>Goswami, 2006</w:t>
        </w:r>
      </w:hyperlink>
      <w:r w:rsidR="00AB2A1C">
        <w:rPr>
          <w:noProof/>
        </w:rPr>
        <w:t xml:space="preserve">, </w:t>
      </w:r>
      <w:hyperlink w:anchor="_ENREF_65" w:tooltip="Goswami, 2007 #283" w:history="1">
        <w:r w:rsidR="00E23A8E">
          <w:rPr>
            <w:noProof/>
          </w:rPr>
          <w:t>Goswami, 2007</w:t>
        </w:r>
      </w:hyperlink>
      <w:r w:rsidR="00AB2A1C">
        <w:rPr>
          <w:noProof/>
        </w:rPr>
        <w:t xml:space="preserve">, </w:t>
      </w:r>
      <w:hyperlink w:anchor="_ENREF_3" w:tooltip="Ackermann, 2004 #289" w:history="1">
        <w:r w:rsidR="00E23A8E">
          <w:rPr>
            <w:noProof/>
          </w:rPr>
          <w:t>Ackermann and Cheverud, 2004</w:t>
        </w:r>
      </w:hyperlink>
      <w:r w:rsidR="00AB2A1C">
        <w:rPr>
          <w:noProof/>
        </w:rPr>
        <w:t xml:space="preserve">, </w:t>
      </w:r>
      <w:hyperlink w:anchor="_ENREF_2" w:tooltip="Ackermann, 2000 #290" w:history="1">
        <w:r w:rsidR="00E23A8E">
          <w:rPr>
            <w:noProof/>
          </w:rPr>
          <w:t>Ackermann and Cheverud, 2000</w:t>
        </w:r>
      </w:hyperlink>
      <w:r w:rsidR="00AB2A1C">
        <w:rPr>
          <w:noProof/>
        </w:rPr>
        <w:t xml:space="preserve">, </w:t>
      </w:r>
      <w:hyperlink w:anchor="_ENREF_27" w:tooltip="Cheverud, 1996 #288" w:history="1">
        <w:r w:rsidR="00E23A8E">
          <w:rPr>
            <w:noProof/>
          </w:rPr>
          <w:t>Cheverud, 1996</w:t>
        </w:r>
      </w:hyperlink>
      <w:r w:rsidR="00AB2A1C">
        <w:rPr>
          <w:noProof/>
        </w:rPr>
        <w:t xml:space="preserve">, </w:t>
      </w:r>
      <w:hyperlink w:anchor="_ENREF_26" w:tooltip="Cheverud, 1989 #287" w:history="1">
        <w:r w:rsidR="00E23A8E">
          <w:rPr>
            <w:noProof/>
          </w:rPr>
          <w:t>Cheverud, 1989</w:t>
        </w:r>
      </w:hyperlink>
      <w:r w:rsidR="00AB2A1C">
        <w:rPr>
          <w:noProof/>
        </w:rPr>
        <w:t xml:space="preserve">, </w:t>
      </w:r>
      <w:hyperlink w:anchor="_ENREF_99" w:tooltip="Marroig, 2001 #286" w:history="1">
        <w:r w:rsidR="00E23A8E">
          <w:rPr>
            <w:noProof/>
          </w:rPr>
          <w:t>Marroig and Cheverud, 2001</w:t>
        </w:r>
      </w:hyperlink>
      <w:r w:rsidR="00AB2A1C">
        <w:rPr>
          <w:noProof/>
        </w:rPr>
        <w:t xml:space="preserve">, </w:t>
      </w:r>
      <w:hyperlink w:anchor="_ENREF_101" w:tooltip="Mitteroecker, 2009 #264" w:history="1">
        <w:r w:rsidR="00E23A8E">
          <w:rPr>
            <w:noProof/>
          </w:rPr>
          <w:t>Mitteroecker and Bookstein, 2009</w:t>
        </w:r>
      </w:hyperlink>
      <w:r w:rsidR="00AB2A1C">
        <w:rPr>
          <w:noProof/>
        </w:rPr>
        <w:t xml:space="preserve">, </w:t>
      </w:r>
      <w:hyperlink w:anchor="_ENREF_88" w:tooltip="Klingenberg, 1996 #292" w:history="1">
        <w:r w:rsidR="00E23A8E">
          <w:rPr>
            <w:noProof/>
          </w:rPr>
          <w:t>Klingenberg et al., 1996</w:t>
        </w:r>
      </w:hyperlink>
      <w:r w:rsidR="00AB2A1C">
        <w:rPr>
          <w:noProof/>
        </w:rPr>
        <w:t xml:space="preserve">, </w:t>
      </w:r>
      <w:hyperlink w:anchor="_ENREF_89" w:tooltip="Klingenberg, 1992 #291" w:history="1">
        <w:r w:rsidR="00E23A8E">
          <w:rPr>
            <w:noProof/>
          </w:rPr>
          <w:t>Klingenberg and Zimmermann, 1992</w:t>
        </w:r>
      </w:hyperlink>
      <w:r w:rsidR="00AB2A1C">
        <w:rPr>
          <w:noProof/>
        </w:rPr>
        <w:t>)</w:t>
      </w:r>
      <w:r w:rsidRPr="003B3E02">
        <w:fldChar w:fldCharType="end"/>
      </w:r>
      <w:r>
        <w:t xml:space="preserve">. Recall that PCA extracts a series of dimensions that account for gradually less and less variability in the data. Were all traits perfectly </w:t>
      </w:r>
      <w:proofErr w:type="gramStart"/>
      <w:r>
        <w:t>correlated</w:t>
      </w:r>
      <w:proofErr w:type="gramEnd"/>
      <w:r>
        <w:t xml:space="preserve"> all variability would be captured by a single (the first) PC. In the converse case all PCs would account for the same small amount of variability. </w:t>
      </w:r>
      <w:proofErr w:type="gramStart"/>
      <w:r>
        <w:t>Therefore</w:t>
      </w:r>
      <w:proofErr w:type="gramEnd"/>
      <w:r>
        <w:t xml:space="preserve"> authors have suggested, as a measure of integration, the variance of the eigenvalues</w:t>
      </w:r>
      <w:r w:rsidR="00264EE4">
        <w:t xml:space="preserve"> (variance explained by each PC).</w:t>
      </w:r>
    </w:p>
    <w:p w14:paraId="1A58ACF7" w14:textId="0A475D74" w:rsidR="00240B72" w:rsidRDefault="00240B72" w:rsidP="00240B72">
      <w:r>
        <w:t xml:space="preserve">Modularity refers to the relative independence of regions that are tightly integrated internally. Furthermore, anatomical modules are those which can evolve, and most importantly for our purposes, </w:t>
      </w:r>
      <w:commentRangeStart w:id="21"/>
      <w:r>
        <w:t>grow</w:t>
      </w:r>
      <w:commentRangeEnd w:id="21"/>
      <w:r>
        <w:rPr>
          <w:rStyle w:val="CommentReference"/>
        </w:rPr>
        <w:commentReference w:id="21"/>
      </w:r>
      <w:r>
        <w:t xml:space="preserve"> independently without disturbing the overall functional and structural equilibrium </w:t>
      </w:r>
      <w:r w:rsidRPr="000B6511">
        <w:rPr>
          <w:highlight w:val="yellow"/>
        </w:rPr>
        <w:t>(ref)</w:t>
      </w:r>
      <w:r>
        <w:t>. The key issue is differential growth rate of different regions of the craniofacial complex. For example, it is well known that the neurocranium expands rapidly until approximately</w:t>
      </w:r>
      <w:r w:rsidR="00264EE4">
        <w:t xml:space="preserve"> </w:t>
      </w:r>
      <w:r w:rsidR="00264EE4" w:rsidRPr="00264EE4">
        <w:rPr>
          <w:highlight w:val="yellow"/>
        </w:rPr>
        <w:t>when</w:t>
      </w:r>
      <w:r>
        <w:t xml:space="preserve"> to accommodate the rapidly expanding brain, following the neural growth curve, reaching full size prior to the onset of puberty </w:t>
      </w:r>
      <w:r>
        <w:fldChar w:fldCharType="begin">
          <w:fldData xml:space="preserve">PEVuZE5vdGU+PENpdGU+PEF1dGhvcj5GZWlrPC9BdXRob3I+PFllYXI+MTk5ODwvWWVhcj48UmVj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</w:fldData>
        </w:fldChar>
      </w:r>
      <w:r w:rsidR="00AB2A1C">
        <w:instrText xml:space="preserve"> ADDIN EN.CITE </w:instrText>
      </w:r>
      <w:r w:rsidR="00AB2A1C">
        <w:fldChar w:fldCharType="begin">
          <w:fldData xml:space="preserve">PEVuZE5vdGU+PENpdGU+PEF1dGhvcj5GZWlrPC9BdXRob3I+PFllYXI+MTk5ODwvWWVhcj48UmVj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</w:fldData>
        </w:fldChar>
      </w:r>
      <w:r w:rsidR="00AB2A1C">
        <w:instrText xml:space="preserve"> ADDIN EN.CITE.DATA </w:instrText>
      </w:r>
      <w:r w:rsidR="00AB2A1C">
        <w:fldChar w:fldCharType="end"/>
      </w:r>
      <w:r>
        <w:fldChar w:fldCharType="separate"/>
      </w:r>
      <w:r w:rsidR="00AB2A1C">
        <w:rPr>
          <w:noProof/>
        </w:rPr>
        <w:t>(</w:t>
      </w:r>
      <w:hyperlink w:anchor="_ENREF_53" w:tooltip="Feik, 1998 #159" w:history="1">
        <w:r w:rsidR="00E23A8E">
          <w:rPr>
            <w:noProof/>
          </w:rPr>
          <w:t>Feik and Glover, 1998</w:t>
        </w:r>
      </w:hyperlink>
      <w:r w:rsidR="00AB2A1C">
        <w:rPr>
          <w:noProof/>
        </w:rPr>
        <w:t xml:space="preserve">, </w:t>
      </w:r>
      <w:hyperlink w:anchor="_ENREF_14" w:tooltip="Baer, 1973 #301" w:history="1">
        <w:r w:rsidR="00E23A8E">
          <w:rPr>
            <w:noProof/>
          </w:rPr>
          <w:t>Baer, 1973</w:t>
        </w:r>
      </w:hyperlink>
      <w:r w:rsidR="00AB2A1C">
        <w:rPr>
          <w:noProof/>
        </w:rPr>
        <w:t xml:space="preserve">, </w:t>
      </w:r>
      <w:hyperlink w:anchor="_ENREF_110" w:tooltip="Moss, 1960 #311" w:history="1">
        <w:r w:rsidR="00E23A8E">
          <w:rPr>
            <w:noProof/>
          </w:rPr>
          <w:t>Moss and Young, 1960</w:t>
        </w:r>
      </w:hyperlink>
      <w:r w:rsidR="00AB2A1C">
        <w:rPr>
          <w:noProof/>
        </w:rPr>
        <w:t>)</w:t>
      </w:r>
      <w:r>
        <w:fldChar w:fldCharType="end"/>
      </w:r>
      <w:r>
        <w:t xml:space="preserve">. In contrast the growth of the face tends to follow the somatic growth curve, growing rapidly in the first four years, plateauing before another period of rapid development at puberty </w:t>
      </w:r>
      <w:r w:rsidRPr="00475145">
        <w:rPr>
          <w:highlight w:val="yellow"/>
        </w:rPr>
        <w:t>(ref)</w:t>
      </w:r>
      <w:r>
        <w:t>.</w:t>
      </w:r>
    </w:p>
    <w:p w14:paraId="49A8B3C4" w14:textId="653FADD9" w:rsidR="00264EE4" w:rsidRDefault="00264EE4" w:rsidP="00264EE4">
      <w:pPr>
        <w:rPr>
          <w:rFonts w:cs="Times New Roman"/>
        </w:rPr>
      </w:pPr>
      <w:r>
        <w:t xml:space="preserve">Most frequently, studies of modularity are aimed at testing a priori hypotheses and the modules based on </w:t>
      </w:r>
      <w:r w:rsidR="001A3E71">
        <w:t xml:space="preserve">prior </w:t>
      </w:r>
      <w:r>
        <w:t>knowledge</w:t>
      </w:r>
      <w:r>
        <w:rPr>
          <w:rFonts w:cs="Times New Roman"/>
        </w:rPr>
        <w:t xml:space="preserve"> </w:t>
      </w:r>
      <w:r>
        <w:rPr>
          <w:rFonts w:cs="Times New Roman"/>
        </w:rPr>
        <w:fldChar w:fldCharType="begin">
          <w:fldData xml:space="preserve">PEVuZE5vdGU+PENpdGU+PEF1dGhvcj5Nb250ZWlybzwvQXV0aG9yPjxZZWFyPjIwMDU8L1llYXI+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</w:fldData>
        </w:fldChar>
      </w:r>
      <w:r w:rsidR="00AB2A1C">
        <w:rPr>
          <w:rFonts w:cs="Times New Roman"/>
        </w:rPr>
        <w:instrText xml:space="preserve"> ADDIN EN.CITE </w:instrText>
      </w:r>
      <w:r w:rsidR="00AB2A1C">
        <w:rPr>
          <w:rFonts w:cs="Times New Roman"/>
        </w:rPr>
        <w:fldChar w:fldCharType="begin">
          <w:fldData xml:space="preserve">PEVuZE5vdGU+PENpdGU+PEF1dGhvcj5Nb250ZWlybzwvQXV0aG9yPjxZZWFyPjIwMDU8L1llYXI+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</w:fldData>
        </w:fldChar>
      </w:r>
      <w:r w:rsidR="00AB2A1C">
        <w:rPr>
          <w:rFonts w:cs="Times New Roman"/>
        </w:rPr>
        <w:instrText xml:space="preserve"> ADDIN EN.CITE.DATA </w:instrText>
      </w:r>
      <w:r w:rsidR="00AB2A1C">
        <w:rPr>
          <w:rFonts w:cs="Times New Roman"/>
        </w:rPr>
      </w:r>
      <w:r w:rsidR="00AB2A1C">
        <w:rPr>
          <w:rFonts w:cs="Times New Roman"/>
        </w:rPr>
        <w:fldChar w:fldCharType="end"/>
      </w:r>
      <w:r>
        <w:rPr>
          <w:rFonts w:cs="Times New Roman"/>
        </w:rPr>
      </w:r>
      <w:r>
        <w:rPr>
          <w:rFonts w:cs="Times New Roman"/>
        </w:rPr>
        <w:fldChar w:fldCharType="separate"/>
      </w:r>
      <w:r w:rsidR="00AB2A1C">
        <w:rPr>
          <w:rFonts w:cs="Times New Roman"/>
          <w:noProof/>
        </w:rPr>
        <w:t>(</w:t>
      </w:r>
      <w:hyperlink w:anchor="_ENREF_106" w:tooltip="Monteiro, 2005 #299" w:history="1">
        <w:r w:rsidR="00E23A8E">
          <w:rPr>
            <w:rFonts w:cs="Times New Roman"/>
            <w:noProof/>
          </w:rPr>
          <w:t>Monteiro et al., 2005</w:t>
        </w:r>
      </w:hyperlink>
      <w:r w:rsidR="00AB2A1C">
        <w:rPr>
          <w:rFonts w:cs="Times New Roman"/>
          <w:noProof/>
        </w:rPr>
        <w:t xml:space="preserve">, </w:t>
      </w:r>
      <w:hyperlink w:anchor="_ENREF_15" w:tooltip="Bastir, 2005 #304" w:history="1">
        <w:r w:rsidR="00E23A8E">
          <w:rPr>
            <w:rFonts w:cs="Times New Roman"/>
            <w:noProof/>
          </w:rPr>
          <w:t>Bastir and Rosas, 2005</w:t>
        </w:r>
      </w:hyperlink>
      <w:r w:rsidR="00AB2A1C">
        <w:rPr>
          <w:rFonts w:cs="Times New Roman"/>
          <w:noProof/>
        </w:rPr>
        <w:t>)</w:t>
      </w:r>
      <w:r>
        <w:rPr>
          <w:rFonts w:cs="Times New Roman"/>
        </w:rPr>
        <w:fldChar w:fldCharType="end"/>
      </w:r>
      <w:r>
        <w:rPr>
          <w:rFonts w:cs="Times New Roman"/>
        </w:rPr>
        <w:t xml:space="preserve">. </w:t>
      </w:r>
      <w:r w:rsidRPr="00CE0A10">
        <w:rPr>
          <w:rFonts w:cs="Times New Roman"/>
        </w:rPr>
        <w:t>Th</w:t>
      </w:r>
      <w:r>
        <w:rPr>
          <w:rFonts w:cs="Times New Roman"/>
        </w:rPr>
        <w:t xml:space="preserve">ere have also been attempts to define anatomical modules based on clustering of the covariance structure. Olson and Miller </w:t>
      </w:r>
      <w:r>
        <w:rPr>
          <w:rFonts w:cs="Times New Roman"/>
        </w:rPr>
        <w:fldChar w:fldCharType="begin"/>
      </w:r>
      <w:r w:rsidR="00AB2A1C">
        <w:rPr>
          <w:rFonts w:cs="Times New Roman"/>
        </w:rPr>
        <w:instrText xml:space="preserve"> ADDIN EN.CITE &lt;EndNote&gt;&lt;Cite ExcludeAuth="1"&gt;&lt;Author&gt;Olson&lt;/Author&gt;&lt;Year&gt;1958&lt;/Year&gt;&lt;RecNum&gt;300&lt;/RecNum&gt;&lt;DisplayText&gt;(1958)&lt;/DisplayText&gt;&lt;record&gt;&lt;rec-number&gt;300&lt;/rec-number&gt;&lt;foreign-keys&gt;&lt;key app="EN" db-id="adtx5xw0uarxaaepweyvx0twsvspp0s9f0ep" timestamp="1449788106"&gt;300&lt;/key&gt;&lt;/foreign-keys&gt;&lt;ref-type name="Book"&gt;6&lt;/ref-type&gt;&lt;contributors&gt;&lt;authors&gt;&lt;author&gt;Olson, Everett C&lt;/author&gt;&lt;author&gt;Miller, Robert L&lt;/author&gt;&lt;/authors&gt;&lt;/contributors&gt;&lt;titles&gt;&lt;title&gt;Morphological Integration&lt;/title&gt;&lt;/titles&gt;&lt;dates&gt;&lt;year&gt;1958&lt;/year&gt;&lt;/dates&gt;&lt;pub-location&gt;Chicago&lt;/pub-location&gt;&lt;publisher&gt;University of Chicago Press&lt;/publisher&gt;&lt;urls&gt;&lt;/urls&gt;&lt;/record&gt;&lt;/Cite&gt;&lt;/EndNote&gt;</w:instrText>
      </w:r>
      <w:r>
        <w:rPr>
          <w:rFonts w:cs="Times New Roman"/>
        </w:rPr>
        <w:fldChar w:fldCharType="separate"/>
      </w:r>
      <w:r w:rsidR="00AB2A1C">
        <w:rPr>
          <w:rFonts w:cs="Times New Roman"/>
          <w:noProof/>
        </w:rPr>
        <w:t>(</w:t>
      </w:r>
      <w:hyperlink w:anchor="_ENREF_112" w:tooltip="Olson, 1958 #300" w:history="1">
        <w:r w:rsidR="00E23A8E">
          <w:rPr>
            <w:rFonts w:cs="Times New Roman"/>
            <w:noProof/>
          </w:rPr>
          <w:t>1958</w:t>
        </w:r>
      </w:hyperlink>
      <w:r w:rsidR="00AB2A1C">
        <w:rPr>
          <w:rFonts w:cs="Times New Roman"/>
          <w:noProof/>
        </w:rPr>
        <w:t>)</w:t>
      </w:r>
      <w:r>
        <w:rPr>
          <w:rFonts w:cs="Times New Roman"/>
        </w:rPr>
        <w:fldChar w:fldCharType="end"/>
      </w:r>
      <w:r>
        <w:rPr>
          <w:rFonts w:cs="Times New Roman"/>
        </w:rPr>
        <w:t xml:space="preserve"> define the </w:t>
      </w:r>
      <w:r w:rsidR="001A3E71">
        <w:rPr>
          <w:rFonts w:cs="Times New Roman"/>
        </w:rPr>
        <w:t>ρ</w:t>
      </w:r>
      <w:r>
        <w:rPr>
          <w:rFonts w:cs="Times New Roman"/>
        </w:rPr>
        <w:t xml:space="preserve">-groups method. This method essentially defines groups of traits (e.g. measurements, Procrustes residuals) that are highly correlated internally. Some threshold value is set and a set of groups is determined such that all correlations between all pairs of measurements within the group are above a certain threshold. </w:t>
      </w:r>
      <w:proofErr w:type="spellStart"/>
      <w:r>
        <w:rPr>
          <w:rFonts w:cs="Times New Roman"/>
        </w:rPr>
        <w:t>Craemer</w:t>
      </w:r>
      <w:proofErr w:type="spellEnd"/>
      <w:r>
        <w:rPr>
          <w:rFonts w:cs="Times New Roman"/>
        </w:rPr>
        <w:t xml:space="preserve"> </w:t>
      </w:r>
      <w:r w:rsidRPr="00C32077">
        <w:rPr>
          <w:rFonts w:cs="Times New Roman"/>
          <w:highlight w:val="yellow"/>
        </w:rPr>
        <w:t>(ref)</w:t>
      </w:r>
      <w:r>
        <w:rPr>
          <w:rFonts w:cs="Times New Roman"/>
        </w:rPr>
        <w:t xml:space="preserve"> also attempted</w:t>
      </w:r>
      <w:r w:rsidR="001A3E71">
        <w:rPr>
          <w:rFonts w:cs="Times New Roman"/>
        </w:rPr>
        <w:t xml:space="preserve"> to define modules by</w:t>
      </w:r>
      <w:r>
        <w:rPr>
          <w:rFonts w:cs="Times New Roman"/>
        </w:rPr>
        <w:t xml:space="preserve"> clustering of a set of quasi-landmarks defining the face, based entirely on their spatial arrangement. That is</w:t>
      </w:r>
      <w:ins w:id="22" w:author="Tony Penington" w:date="2016-01-31T09:02:00Z">
        <w:r w:rsidR="00A0032B">
          <w:rPr>
            <w:rFonts w:cs="Times New Roman"/>
          </w:rPr>
          <w:t>,</w:t>
        </w:r>
      </w:ins>
      <w:r>
        <w:rPr>
          <w:rFonts w:cs="Times New Roman"/>
        </w:rPr>
        <w:t xml:space="preserve"> nearby la</w:t>
      </w:r>
      <w:r w:rsidR="001A3E71">
        <w:rPr>
          <w:rFonts w:cs="Times New Roman"/>
        </w:rPr>
        <w:t>ndmarks were clustered together.</w:t>
      </w:r>
      <w:r>
        <w:rPr>
          <w:rFonts w:cs="Times New Roman"/>
        </w:rPr>
        <w:t xml:space="preserve"> Such methods do not take into account the covariance structure at all and defined modules do not necessarily fit the standard statistical definition of modules.  </w:t>
      </w:r>
    </w:p>
    <w:p w14:paraId="598DE365" w14:textId="0E5879E5" w:rsidR="001A3E71" w:rsidRDefault="00E63F77" w:rsidP="00264EE4">
      <w:pPr>
        <w:rPr>
          <w:rFonts w:cs="Times New Roman"/>
        </w:rPr>
      </w:pPr>
      <w:r w:rsidRPr="00E63F77">
        <w:rPr>
          <w:rFonts w:cs="Times New Roman"/>
        </w:rPr>
        <w:lastRenderedPageBreak/>
        <w:t>T</w:t>
      </w:r>
      <w:r>
        <w:rPr>
          <w:rFonts w:cs="Times New Roman"/>
        </w:rPr>
        <w:t xml:space="preserve">he second major problem in modelling craniofacial growth is non-linearity. This must be broken down into parts, otherwise the problems that different modelling procedures are addressing will not be clear. The first type of non-linearity is </w:t>
      </w:r>
      <w:r w:rsidR="00CF3362">
        <w:rPr>
          <w:rFonts w:cs="Times New Roman"/>
        </w:rPr>
        <w:t xml:space="preserve">non-linearity of growth direction. That, is the nature of the change that is occurring over time varies with time. </w:t>
      </w:r>
      <w:commentRangeStart w:id="23"/>
      <w:r w:rsidR="00CF3362">
        <w:rPr>
          <w:rFonts w:cs="Times New Roman"/>
        </w:rPr>
        <w:t xml:space="preserve">Say, for the first years of life the cranial vault expands laterally, and later expands </w:t>
      </w:r>
      <w:proofErr w:type="spellStart"/>
      <w:r w:rsidR="00CF3362">
        <w:rPr>
          <w:rFonts w:cs="Times New Roman"/>
        </w:rPr>
        <w:t>anteroposteriorly</w:t>
      </w:r>
      <w:commentRangeEnd w:id="23"/>
      <w:proofErr w:type="spellEnd"/>
      <w:r w:rsidR="00CF3362">
        <w:rPr>
          <w:rStyle w:val="CommentReference"/>
        </w:rPr>
        <w:commentReference w:id="23"/>
      </w:r>
      <w:r w:rsidR="00CF3362">
        <w:rPr>
          <w:rFonts w:cs="Times New Roman"/>
        </w:rPr>
        <w:t>. The “direction” of growth has changed over time. Modelling this kind of change necessitates a curve, or an approximation of one, through multivariate shape-space.  The second type of non-linearity is non-linearity of growth-rate. Say, for instance the expansion of the cranial vault is always in one direction but the rate of change waxes and wanes throughout ontogeny. This kind of non-linearity can be approximated by a single direction through shape-space, where an individual’s position along it</w:t>
      </w:r>
      <w:r w:rsidR="00826D8B">
        <w:rPr>
          <w:rFonts w:cs="Times New Roman"/>
        </w:rPr>
        <w:t xml:space="preserve"> is a nonlinear function of age/ontogenetic stage. That is an individual can progress along the path at a rate that is dependent upon their age. </w:t>
      </w:r>
    </w:p>
    <w:p w14:paraId="0C207C1B" w14:textId="186D1736" w:rsidR="0041035F" w:rsidRDefault="0041035F" w:rsidP="00264EE4">
      <w:r>
        <w:rPr>
          <w:rFonts w:cs="Times New Roman"/>
        </w:rPr>
        <w:t xml:space="preserve">The third problem is that of sexual dimorphism. It is well established that </w:t>
      </w:r>
      <w:r w:rsidR="007F68E8">
        <w:rPr>
          <w:rFonts w:cs="Times New Roman"/>
        </w:rPr>
        <w:t xml:space="preserve">craniofacial features are very different between adult males and females </w:t>
      </w:r>
      <w:r w:rsidR="007F68E8" w:rsidRPr="00FE379E">
        <w:fldChar w:fldCharType="begin">
          <w:fldData xml:space="preserve">PEVuZE5vdGU+PENpdGU+PEF1dGhvcj5UYW5pa2F3YTwvQXV0aG9yPjxZZWFyPjIwMTU8L1llYXI+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</w:fldData>
        </w:fldChar>
      </w:r>
      <w:r w:rsidR="00AB2A1C">
        <w:instrText xml:space="preserve"> ADDIN EN.CITE </w:instrText>
      </w:r>
      <w:r w:rsidR="00AB2A1C">
        <w:fldChar w:fldCharType="begin">
          <w:fldData xml:space="preserve">PEVuZE5vdGU+PENpdGU+PEF1dGhvcj5UYW5pa2F3YTwvQXV0aG9yPjxZZWFyPjIwMTU8L1llYXI+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</w:fldData>
        </w:fldChar>
      </w:r>
      <w:r w:rsidR="00AB2A1C">
        <w:instrText xml:space="preserve"> ADDIN EN.CITE.DATA </w:instrText>
      </w:r>
      <w:r w:rsidR="00AB2A1C">
        <w:fldChar w:fldCharType="end"/>
      </w:r>
      <w:r w:rsidR="007F68E8" w:rsidRPr="00FE379E">
        <w:fldChar w:fldCharType="separate"/>
      </w:r>
      <w:r w:rsidR="00AB2A1C">
        <w:rPr>
          <w:noProof/>
        </w:rPr>
        <w:t>(</w:t>
      </w:r>
      <w:hyperlink w:anchor="_ENREF_126" w:tooltip="Tanikawa, 2015 #197" w:history="1">
        <w:r w:rsidR="00E23A8E">
          <w:rPr>
            <w:noProof/>
          </w:rPr>
          <w:t>Tanikawa et al., 2015</w:t>
        </w:r>
      </w:hyperlink>
      <w:r w:rsidR="00AB2A1C">
        <w:rPr>
          <w:noProof/>
        </w:rPr>
        <w:t xml:space="preserve">, </w:t>
      </w:r>
      <w:hyperlink w:anchor="_ENREF_33" w:tooltip="Claes, 2011 #12" w:history="1">
        <w:r w:rsidR="00E23A8E">
          <w:rPr>
            <w:noProof/>
          </w:rPr>
          <w:t>Claes et al., 2011</w:t>
        </w:r>
      </w:hyperlink>
      <w:r w:rsidR="00AB2A1C">
        <w:rPr>
          <w:noProof/>
        </w:rPr>
        <w:t xml:space="preserve">, </w:t>
      </w:r>
      <w:hyperlink w:anchor="_ENREF_30" w:tooltip="Claes, 2014 #17" w:history="1">
        <w:r w:rsidR="00E23A8E">
          <w:rPr>
            <w:noProof/>
          </w:rPr>
          <w:t>Claes et al., 2014</w:t>
        </w:r>
      </w:hyperlink>
      <w:r w:rsidR="00AB2A1C">
        <w:rPr>
          <w:noProof/>
        </w:rPr>
        <w:t xml:space="preserve">, </w:t>
      </w:r>
      <w:hyperlink w:anchor="_ENREF_74" w:tooltip="Hennessy, 2005 #245" w:history="1">
        <w:r w:rsidR="00E23A8E">
          <w:rPr>
            <w:noProof/>
          </w:rPr>
          <w:t>Hennessy et al., 2005</w:t>
        </w:r>
      </w:hyperlink>
      <w:r w:rsidR="00AB2A1C">
        <w:rPr>
          <w:noProof/>
        </w:rPr>
        <w:t>)</w:t>
      </w:r>
      <w:r w:rsidR="007F68E8" w:rsidRPr="00FE379E">
        <w:fldChar w:fldCharType="end"/>
      </w:r>
      <w:r w:rsidR="007F68E8" w:rsidRPr="00FE379E">
        <w:t>.</w:t>
      </w:r>
      <w:r w:rsidR="007F68E8">
        <w:t xml:space="preserve"> and adolescents </w:t>
      </w:r>
      <w:r w:rsidR="007F68E8" w:rsidRPr="00FE379E">
        <w:fldChar w:fldCharType="begin">
          <w:fldData xml:space="preserve">PEVuZE5vdGU+PENpdGU+PEF1dGhvcj5Lb3VkZWxvdsOhPC9BdXRob3I+PFllYXI+MjAxNTwvWWVh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</w:fldData>
        </w:fldChar>
      </w:r>
      <w:r w:rsidR="00AB2A1C">
        <w:instrText xml:space="preserve"> ADDIN EN.CITE </w:instrText>
      </w:r>
      <w:r w:rsidR="00AB2A1C">
        <w:fldChar w:fldCharType="begin">
          <w:fldData xml:space="preserve">PEVuZE5vdGU+PENpdGU+PEF1dGhvcj5Lb3VkZWxvdsOhPC9BdXRob3I+PFllYXI+MjAxNTwvWWVh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</w:fldData>
        </w:fldChar>
      </w:r>
      <w:r w:rsidR="00AB2A1C">
        <w:instrText xml:space="preserve"> ADDIN EN.CITE.DATA </w:instrText>
      </w:r>
      <w:r w:rsidR="00AB2A1C">
        <w:fldChar w:fldCharType="end"/>
      </w:r>
      <w:r w:rsidR="007F68E8" w:rsidRPr="00FE379E">
        <w:fldChar w:fldCharType="separate"/>
      </w:r>
      <w:r w:rsidR="00AB2A1C">
        <w:rPr>
          <w:noProof/>
        </w:rPr>
        <w:t>(</w:t>
      </w:r>
      <w:hyperlink w:anchor="_ENREF_90" w:tooltip="Koudelová, 2015 #194" w:history="1">
        <w:r w:rsidR="00E23A8E">
          <w:rPr>
            <w:noProof/>
          </w:rPr>
          <w:t>Koudelová et al., 2015</w:t>
        </w:r>
      </w:hyperlink>
      <w:r w:rsidR="00AB2A1C">
        <w:rPr>
          <w:noProof/>
        </w:rPr>
        <w:t xml:space="preserve">, </w:t>
      </w:r>
      <w:hyperlink w:anchor="_ENREF_57" w:tooltip="Ferrario, 2003 #143" w:history="1">
        <w:r w:rsidR="00E23A8E">
          <w:rPr>
            <w:noProof/>
          </w:rPr>
          <w:t>Ferrario et al., 2003</w:t>
        </w:r>
      </w:hyperlink>
      <w:r w:rsidR="00AB2A1C">
        <w:rPr>
          <w:noProof/>
        </w:rPr>
        <w:t xml:space="preserve">, </w:t>
      </w:r>
      <w:hyperlink w:anchor="_ENREF_25" w:tooltip="Bulygina, 2006 #200" w:history="1">
        <w:r w:rsidR="00E23A8E">
          <w:rPr>
            <w:noProof/>
          </w:rPr>
          <w:t>Bulygina et al., 2006</w:t>
        </w:r>
      </w:hyperlink>
      <w:r w:rsidR="00AB2A1C">
        <w:rPr>
          <w:noProof/>
        </w:rPr>
        <w:t>)</w:t>
      </w:r>
      <w:r w:rsidR="007F68E8" w:rsidRPr="00FE379E">
        <w:fldChar w:fldCharType="end"/>
      </w:r>
      <w:r w:rsidR="00BF4BCF">
        <w:t>. There is also a growi</w:t>
      </w:r>
      <w:r w:rsidR="00986A07">
        <w:t xml:space="preserve">ng body of evidence suggesting differences as young as one year old, although the exact nature of this difference is uncertain </w:t>
      </w:r>
      <w:r w:rsidR="00986A07">
        <w:fldChar w:fldCharType="begin"/>
      </w:r>
      <w:r w:rsidR="00AB2A1C">
        <w:instrText xml:space="preserve"> ADDIN EN.CITE &lt;EndNote&gt;&lt;Cite&gt;&lt;Author&gt;Bulygina&lt;/Author&gt;&lt;Year&gt;2006&lt;/Year&gt;&lt;RecNum&gt;200&lt;/RecNum&gt;&lt;Prefix&gt;compare &lt;/Prefix&gt;&lt;DisplayText&gt;(compare Bulygina et al., 2006, Matthews et al., under review)&lt;/DisplayText&gt;&lt;record&gt;&lt;rec-number&gt;200&lt;/rec-number&gt;&lt;foreign-keys&gt;&lt;key app="EN" db-id="adtx5xw0uarxaaepweyvx0twsvspp0s9f0ep" timestamp="1446780588"&gt;200&lt;/key&gt;&lt;/foreign-keys&gt;&lt;ref-type name="Journal Article"&gt;17&lt;/ref-type&gt;&lt;contributors&gt;&lt;authors&gt;&lt;author&gt;Bulygina, E&lt;/author&gt;&lt;author&gt;Mitteroecker, P&lt;/author&gt;&lt;author&gt;Aiello, L&lt;/author&gt;&lt;/authors&gt;&lt;/contributors&gt;&lt;titles&gt;&lt;title&gt;Ontogeny of facial dimorphism and patterns of individual development within one human population&lt;/title&gt;&lt;secondary-title&gt;American Journal of Physical Anthropology&lt;/secondary-title&gt;&lt;/titles&gt;&lt;periodical&gt;&lt;full-title&gt;American journal of physical anthropology&lt;/full-title&gt;&lt;/periodical&gt;&lt;pages&gt;432-443&lt;/pages&gt;&lt;volume&gt;131&lt;/volume&gt;&lt;number&gt;3&lt;/number&gt;&lt;dates&gt;&lt;year&gt;2006&lt;/year&gt;&lt;/dates&gt;&lt;isbn&gt;1096-8644&lt;/isbn&gt;&lt;urls&gt;&lt;/urls&gt;&lt;/record&gt;&lt;/Cite&gt;&lt;Cite&gt;&lt;Author&gt;Matthews&lt;/Author&gt;&lt;Year&gt;under review&lt;/Year&gt;&lt;RecNum&gt;329&lt;/RecNum&gt;&lt;record&gt;&lt;rec-number&gt;329&lt;/rec-number&gt;&lt;foreign-keys&gt;&lt;key app="EN" db-id="adtx5xw0uarxaaepweyvx0twsvspp0s9f0ep" timestamp="1453598118"&gt;329&lt;/key&gt;&lt;/foreign-keys&gt;&lt;ref-type name="Journal Article"&gt;17&lt;/ref-type&gt;&lt;contributors&gt;&lt;authors&gt;&lt;author&gt;Matthews, H&lt;/author&gt;&lt;author&gt;Penington, T&lt;/author&gt;&lt;author&gt;Saey, I&lt;/author&gt;&lt;author&gt;Halliday, Jane&lt;/author&gt;&lt;author&gt;Muggli, Evelyne&lt;/author&gt;&lt;author&gt;Claes, P&lt;/author&gt;&lt;/authors&gt;&lt;/contributors&gt;&lt;titles&gt;&lt;title&gt;Spatially dense morphometrics of craniofacial sexual dimorphism in one year-olds&lt;/title&gt;&lt;secondary-title&gt;Journal of Anatomy&lt;/secondary-title&gt;&lt;/titles&gt;&lt;periodical&gt;&lt;full-title&gt;Journal of Anatomy&lt;/full-title&gt;&lt;/periodical&gt;&lt;dates&gt;&lt;year&gt;under review&lt;/year&gt;&lt;/dates&gt;&lt;urls&gt;&lt;/urls&gt;&lt;/record&gt;&lt;/Cite&gt;&lt;/EndNote&gt;</w:instrText>
      </w:r>
      <w:r w:rsidR="00986A07">
        <w:fldChar w:fldCharType="separate"/>
      </w:r>
      <w:r w:rsidR="00AB2A1C">
        <w:rPr>
          <w:noProof/>
        </w:rPr>
        <w:t xml:space="preserve">(compare </w:t>
      </w:r>
      <w:hyperlink w:anchor="_ENREF_25" w:tooltip="Bulygina, 2006 #200" w:history="1">
        <w:r w:rsidR="00E23A8E">
          <w:rPr>
            <w:noProof/>
          </w:rPr>
          <w:t>Bulygina et al., 2006</w:t>
        </w:r>
      </w:hyperlink>
      <w:r w:rsidR="00AB2A1C">
        <w:rPr>
          <w:noProof/>
        </w:rPr>
        <w:t xml:space="preserve">, </w:t>
      </w:r>
      <w:hyperlink w:anchor="_ENREF_100" w:tooltip="Matthews, under review #329" w:history="1">
        <w:r w:rsidR="00E23A8E">
          <w:rPr>
            <w:noProof/>
          </w:rPr>
          <w:t>Matthews et al., under review</w:t>
        </w:r>
      </w:hyperlink>
      <w:r w:rsidR="00AB2A1C">
        <w:rPr>
          <w:noProof/>
        </w:rPr>
        <w:t>)</w:t>
      </w:r>
      <w:r w:rsidR="00986A07">
        <w:fldChar w:fldCharType="end"/>
      </w:r>
      <w:r w:rsidR="00986A07">
        <w:t xml:space="preserve">. Given such radically different terminating points (the male and female adult morphology) it is fair to assume that they will not be well characterised by the same growth trajectory. </w:t>
      </w:r>
    </w:p>
    <w:p w14:paraId="4C485817" w14:textId="77777777" w:rsidR="00BF4BCF" w:rsidRDefault="00BF4BCF" w:rsidP="00BF4BCF">
      <w:pPr>
        <w:pStyle w:val="Heading2"/>
        <w:numPr>
          <w:ilvl w:val="0"/>
          <w:numId w:val="0"/>
        </w:numPr>
        <w:ind w:left="576"/>
      </w:pPr>
    </w:p>
    <w:p w14:paraId="4DBBDC33" w14:textId="61A370FC" w:rsidR="00BF4BCF" w:rsidRDefault="008F5E4A" w:rsidP="00BF4BCF">
      <w:pPr>
        <w:pStyle w:val="Heading2"/>
      </w:pPr>
      <w:bookmarkStart w:id="24" w:name="_Ref442172769"/>
      <w:r>
        <w:t>Mathematical Models of craniofacial growth</w:t>
      </w:r>
      <w:bookmarkEnd w:id="24"/>
      <w:r w:rsidR="00BF4BCF">
        <w:t xml:space="preserve"> </w:t>
      </w:r>
    </w:p>
    <w:p w14:paraId="5632618A" w14:textId="65D4DDD9" w:rsidR="008F5E4A" w:rsidRPr="008F5E4A" w:rsidRDefault="008F5E4A" w:rsidP="00200ECF">
      <w:pPr>
        <w:pStyle w:val="Heading3"/>
      </w:pPr>
      <w:r>
        <w:t>Linear Models</w:t>
      </w:r>
    </w:p>
    <w:p w14:paraId="26607065" w14:textId="385BADEF" w:rsidR="009704EB" w:rsidRDefault="00BF4BCF" w:rsidP="009704EB">
      <w:r>
        <w:t>As discussed in the previous section</w:t>
      </w:r>
      <w:ins w:id="25" w:author="Tony Penington" w:date="2016-01-31T09:03:00Z">
        <w:r w:rsidR="00A0032B">
          <w:t>,</w:t>
        </w:r>
      </w:ins>
      <w:r>
        <w:t xml:space="preserve"> growth may be non-linear in two aspects – rate and direction. Most previous work from morphometrics in determining trajectories have </w:t>
      </w:r>
      <w:proofErr w:type="gramStart"/>
      <w:r>
        <w:t>assumed  linear</w:t>
      </w:r>
      <w:proofErr w:type="gramEnd"/>
      <w:r>
        <w:t xml:space="preserve"> models and these will be discussed. </w:t>
      </w:r>
    </w:p>
    <w:p w14:paraId="127A0D3A" w14:textId="0EBE1747" w:rsidR="001A1511" w:rsidRPr="001A1511" w:rsidRDefault="00BF4BCF" w:rsidP="008F5E4A">
      <w:pPr>
        <w:pStyle w:val="Heading4"/>
      </w:pPr>
      <w:r>
        <w:t>Principal Component A</w:t>
      </w:r>
      <w:r w:rsidR="001A1511" w:rsidRPr="001A1511">
        <w:t>xis</w:t>
      </w:r>
    </w:p>
    <w:p w14:paraId="6F5A30E0" w14:textId="6EE0A84C" w:rsidR="001A1511" w:rsidRPr="001A1511" w:rsidRDefault="001A1511" w:rsidP="001A1511">
      <w:r w:rsidRPr="001A1511">
        <w:t xml:space="preserve">Where a sample </w:t>
      </w:r>
      <w:r w:rsidR="00A0032B">
        <w:t>is</w:t>
      </w:r>
      <w:r w:rsidR="00A0032B" w:rsidRPr="001A1511">
        <w:t xml:space="preserve"> </w:t>
      </w:r>
      <w:r w:rsidRPr="001A1511">
        <w:t>of mixed age</w:t>
      </w:r>
      <w:r w:rsidR="005561F7">
        <w:t>/ontogen</w:t>
      </w:r>
      <w:r w:rsidR="00F7715A">
        <w:t>e</w:t>
      </w:r>
      <w:r w:rsidR="005561F7">
        <w:t>tic stage</w:t>
      </w:r>
      <w:r w:rsidRPr="001A1511">
        <w:t xml:space="preserve">, it is sometimes assumed that the first Principal component approximates the developmental trajectory of the population. The “population” in question may be a population of images of different individuals sampled at a range of ages or developmental stages  </w:t>
      </w:r>
      <w:r w:rsidRPr="001A1511">
        <w:fldChar w:fldCharType="begin">
          <w:fldData xml:space="preserve">PEVuZE5vdGU+PENpdGU+PEF1dGhvcj5IYW1tb25kPC9BdXRob3I+PFllYXI+MjAxMjwvWWVhcj48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</w:fldData>
        </w:fldChar>
      </w:r>
      <w:r w:rsidR="00AB2A1C">
        <w:instrText xml:space="preserve"> ADDIN EN.CITE </w:instrText>
      </w:r>
      <w:r w:rsidR="00AB2A1C">
        <w:fldChar w:fldCharType="begin">
          <w:fldData xml:space="preserve">PEVuZE5vdGU+PENpdGU+PEF1dGhvcj5IYW1tb25kPC9BdXRob3I+PFllYXI+MjAxMjwvWWVhcj48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</w:fldData>
        </w:fldChar>
      </w:r>
      <w:r w:rsidR="00AB2A1C">
        <w:instrText xml:space="preserve"> ADDIN EN.CITE.DATA </w:instrText>
      </w:r>
      <w:r w:rsidR="00AB2A1C">
        <w:fldChar w:fldCharType="end"/>
      </w:r>
      <w:r w:rsidRPr="001A1511">
        <w:fldChar w:fldCharType="separate"/>
      </w:r>
      <w:r w:rsidR="00AB2A1C">
        <w:rPr>
          <w:noProof/>
        </w:rPr>
        <w:t>(</w:t>
      </w:r>
      <w:hyperlink w:anchor="_ENREF_69" w:tooltip="Hammond, 2012 #230" w:history="1">
        <w:r w:rsidR="00E23A8E">
          <w:rPr>
            <w:noProof/>
          </w:rPr>
          <w:t>Hammond et al., 2012a</w:t>
        </w:r>
      </w:hyperlink>
      <w:r w:rsidR="00AB2A1C">
        <w:rPr>
          <w:noProof/>
        </w:rPr>
        <w:t xml:space="preserve">, </w:t>
      </w:r>
      <w:hyperlink w:anchor="_ENREF_93" w:tooltip="Lieberman, 2007 #266" w:history="1">
        <w:r w:rsidR="00E23A8E">
          <w:rPr>
            <w:noProof/>
          </w:rPr>
          <w:t>Lieberman et al., 2007</w:t>
        </w:r>
      </w:hyperlink>
      <w:r w:rsidR="00AB2A1C">
        <w:rPr>
          <w:noProof/>
        </w:rPr>
        <w:t xml:space="preserve">, </w:t>
      </w:r>
      <w:hyperlink w:anchor="_ENREF_17" w:tooltip="Bhullar, 2012 #255" w:history="1">
        <w:r w:rsidR="00E23A8E">
          <w:rPr>
            <w:noProof/>
          </w:rPr>
          <w:t>Bhullar et al., 2012</w:t>
        </w:r>
      </w:hyperlink>
      <w:r w:rsidR="00AB2A1C">
        <w:rPr>
          <w:noProof/>
        </w:rPr>
        <w:t xml:space="preserve">, </w:t>
      </w:r>
      <w:hyperlink w:anchor="_ENREF_21" w:tooltip="Bookstein, 2003 #49" w:history="1">
        <w:r w:rsidR="00E23A8E">
          <w:rPr>
            <w:noProof/>
          </w:rPr>
          <w:t>Bookstein et al., 2003</w:t>
        </w:r>
      </w:hyperlink>
      <w:r w:rsidR="00AB2A1C">
        <w:rPr>
          <w:noProof/>
        </w:rPr>
        <w:t>)</w:t>
      </w:r>
      <w:r w:rsidRPr="001A1511">
        <w:fldChar w:fldCharType="end"/>
      </w:r>
      <w:r w:rsidRPr="001A1511">
        <w:t xml:space="preserve">; or the population of images from the same individual, sampled at different time-points. In the latter case the PC of a temporally connected sequence of images is taken to describe an individuals’ shape change over time. This latter strategy has been applied to modelling growth </w:t>
      </w:r>
      <w:r w:rsidRPr="001A1511">
        <w:fldChar w:fldCharType="begin"/>
      </w:r>
      <w:r w:rsidR="00AB2A1C">
        <w:instrText xml:space="preserve"> ADDIN EN.CITE &lt;EndNote&gt;&lt;Cite&gt;&lt;Author&gt;Andresen&lt;/Author&gt;&lt;Year&gt;2000&lt;/Year&gt;&lt;RecNum&gt;150&lt;/RecNum&gt;&lt;DisplayText&gt;(Andresen et al., 2000)&lt;/DisplayText&gt;&lt;record&gt;&lt;rec-number&gt;150&lt;/rec-number&gt;&lt;foreign-keys&gt;&lt;key app="EN" db-id="adtx5xw0uarxaaepweyvx0twsvspp0s9f0ep" timestamp="1444707154"&gt;150&lt;/key&gt;&lt;/foreign-keys&gt;&lt;ref-type name="Journal Article"&gt;17&lt;/ref-type&gt;&lt;contributors&gt;&lt;authors&gt;&lt;author&gt;Andresen, Per Rønsholt&lt;/author&gt;&lt;author&gt;Bookstein, Fred L&lt;/author&gt;&lt;author&gt;Couradsen, K&lt;/author&gt;&lt;author&gt;Ersboll, Bjarne K&lt;/author&gt;&lt;author&gt;Marsh, Jeffrey L&lt;/author&gt;&lt;author&gt;Kreiborg, Sven&lt;/author&gt;&lt;/authors&gt;&lt;/contributors&gt;&lt;titles&gt;&lt;title&gt;Surface-bounded growth modeling applied to human mandibles&lt;/title&gt;&lt;secondary-title&gt; IEEE Transactions on Medical Imaging&lt;/secondary-title&gt;&lt;/titles&gt;&lt;pages&gt;1053-1063&lt;/pages&gt;&lt;volume&gt;19&lt;/volume&gt;&lt;number&gt;11&lt;/number&gt;&lt;dates&gt;&lt;year&gt;2000&lt;/year&gt;&lt;/dates&gt;&lt;isbn&gt;0278-0062&lt;/isbn&gt;&lt;urls&gt;&lt;/urls&gt;&lt;/record&gt;&lt;/Cite&gt;&lt;/EndNote&gt;</w:instrText>
      </w:r>
      <w:r w:rsidRPr="001A1511">
        <w:fldChar w:fldCharType="separate"/>
      </w:r>
      <w:r w:rsidR="00AB2A1C">
        <w:rPr>
          <w:noProof/>
        </w:rPr>
        <w:t>(</w:t>
      </w:r>
      <w:hyperlink w:anchor="_ENREF_11" w:tooltip="Andresen, 2000 #150" w:history="1">
        <w:r w:rsidR="00E23A8E">
          <w:rPr>
            <w:noProof/>
          </w:rPr>
          <w:t>Andresen et al., 2000</w:t>
        </w:r>
      </w:hyperlink>
      <w:r w:rsidR="00AB2A1C">
        <w:rPr>
          <w:noProof/>
        </w:rPr>
        <w:t>)</w:t>
      </w:r>
      <w:r w:rsidRPr="001A1511">
        <w:fldChar w:fldCharType="end"/>
      </w:r>
      <w:r w:rsidRPr="001A1511">
        <w:t xml:space="preserve"> and, as part of the so-called “Motion Procrustes” analysis, to modelling biological motion, such as that of the heart through the cardiac cycle </w:t>
      </w:r>
      <w:r w:rsidRPr="001A1511">
        <w:fldChar w:fldCharType="begin"/>
      </w:r>
      <w:r w:rsidR="00AB2A1C">
        <w:instrText xml:space="preserve"> ADDIN EN.CITE &lt;EndNote&gt;&lt;Cite&gt;&lt;Author&gt;Adams&lt;/Author&gt;&lt;Year&gt;2007&lt;/Year&gt;&lt;RecNum&gt;277&lt;/RecNum&gt;&lt;DisplayText&gt;(Adams and Cerney, 2007, Piras et al., 2014)&lt;/DisplayText&gt;&lt;record&gt;&lt;rec-number&gt;277&lt;/rec-number&gt;&lt;foreign-keys&gt;&lt;key app="EN" db-id="adtx5xw0uarxaaepweyvx0twsvspp0s9f0ep" timestamp="1449021439"&gt;277&lt;/key&gt;&lt;/foreign-keys&gt;&lt;ref-type name="Journal Article"&gt;17&lt;/ref-type&gt;&lt;contributors&gt;&lt;authors&gt;&lt;author&gt;Adams, Dean C&lt;/author&gt;&lt;author&gt;Cerney, Melinda M&lt;/author&gt;&lt;/authors&gt;&lt;/contributors&gt;&lt;titles&gt;&lt;title&gt;Quantifying biomechanical motion using Procrustes motion analysis&lt;/title&gt;&lt;secondary-title&gt;Journal of biomechanics&lt;/secondary-title&gt;&lt;/titles&gt;&lt;periodical&gt;&lt;full-title&gt;Journal of biomechanics&lt;/full-title&gt;&lt;/periodical&gt;&lt;pages&gt;437-444&lt;/pages&gt;&lt;volume&gt;40&lt;/volume&gt;&lt;number&gt;2&lt;/number&gt;&lt;dates&gt;&lt;year&gt;2007&lt;/year&gt;&lt;/dates&gt;&lt;isbn&gt;0021-9290&lt;/isbn&gt;&lt;urls&gt;&lt;/urls&gt;&lt;/record&gt;&lt;/Cite&gt;&lt;Cite&gt;&lt;Author&gt;Piras&lt;/Author&gt;&lt;Year&gt;2014&lt;/Year&gt;&lt;RecNum&gt;327&lt;/RecNum&gt;&lt;record&gt;&lt;rec-number&gt;327&lt;/rec-number&gt;&lt;foreign-keys&gt;&lt;key app="EN" db-id="adtx5xw0uarxaaepweyvx0twsvspp0s9f0ep" timestamp="1453241990"&gt;327&lt;/key&gt;&lt;/foreign-keys&gt;&lt;ref-type name="Journal Article"&gt;17&lt;/ref-type&gt;&lt;contributors&gt;&lt;authors&gt;&lt;author&gt;Piras, Paolo&lt;/author&gt;&lt;author&gt;Evangelista, Antonietta&lt;/author&gt;&lt;author&gt;Gabriele, Stefano&lt;/author&gt;&lt;author&gt;Nardinocchi, Paola&lt;/author&gt;&lt;author&gt;Teresi, Luciano&lt;/author&gt;&lt;author&gt;Torromeo, Concetta&lt;/author&gt;&lt;author&gt;Schiariti, Michele&lt;/author&gt;&lt;author&gt;Varano, Valerio&lt;/author&gt;&lt;author&gt;Puddu, Paolo Emilio&lt;/author&gt;&lt;/authors&gt;&lt;/contributors&gt;&lt;titles&gt;&lt;title&gt;4D-analysis of left ventricular heart cycle using Procrustes motion analysis&lt;/title&gt;&lt;secondary-title&gt;PLoS One&lt;/secondary-title&gt;&lt;/titles&gt;&lt;periodical&gt;&lt;full-title&gt;PLoS One&lt;/full-title&gt;&lt;abbr-1&gt;PloS one&lt;/abbr-1&gt;&lt;/periodical&gt;&lt;volume&gt;9&lt;/volume&gt;&lt;number&gt;1&lt;/number&gt;&lt;dates&gt;&lt;year&gt;2014&lt;/year&gt;&lt;/dates&gt;&lt;isbn&gt;1932-6203&lt;/isbn&gt;&lt;urls&gt;&lt;/urls&gt;&lt;/record&gt;&lt;/Cite&gt;&lt;/EndNote&gt;</w:instrText>
      </w:r>
      <w:r w:rsidRPr="001A1511">
        <w:fldChar w:fldCharType="separate"/>
      </w:r>
      <w:r w:rsidR="00AB2A1C">
        <w:rPr>
          <w:noProof/>
        </w:rPr>
        <w:t>(</w:t>
      </w:r>
      <w:hyperlink w:anchor="_ENREF_4" w:tooltip="Adams, 2007 #277" w:history="1">
        <w:r w:rsidR="00E23A8E">
          <w:rPr>
            <w:noProof/>
          </w:rPr>
          <w:t>Adams and Cerney, 2007</w:t>
        </w:r>
      </w:hyperlink>
      <w:r w:rsidR="00AB2A1C">
        <w:rPr>
          <w:noProof/>
        </w:rPr>
        <w:t xml:space="preserve">, </w:t>
      </w:r>
      <w:hyperlink w:anchor="_ENREF_114" w:tooltip="Piras, 2014 #327" w:history="1">
        <w:r w:rsidR="00E23A8E">
          <w:rPr>
            <w:noProof/>
          </w:rPr>
          <w:t>Piras et al., 2014</w:t>
        </w:r>
      </w:hyperlink>
      <w:r w:rsidR="00AB2A1C">
        <w:rPr>
          <w:noProof/>
        </w:rPr>
        <w:t>)</w:t>
      </w:r>
      <w:r w:rsidRPr="001A1511">
        <w:fldChar w:fldCharType="end"/>
      </w:r>
      <w:r w:rsidRPr="001A1511">
        <w:t>.</w:t>
      </w:r>
    </w:p>
    <w:p w14:paraId="7BC254F0" w14:textId="69418833" w:rsidR="001A1511" w:rsidRDefault="001A1511" w:rsidP="001A1511">
      <w:pPr>
        <w:jc w:val="center"/>
      </w:pPr>
      <w:r w:rsidRPr="001A1511">
        <w:t>[Insert illustration of difference]</w:t>
      </w:r>
    </w:p>
    <w:p w14:paraId="35D0D396" w14:textId="3FD08359" w:rsidR="001A1511" w:rsidRDefault="001A1511" w:rsidP="001A1511">
      <w:r w:rsidRPr="001A1511">
        <w:lastRenderedPageBreak/>
        <w:t>This approach is</w:t>
      </w:r>
      <w:r>
        <w:t xml:space="preserve"> </w:t>
      </w:r>
      <w:r w:rsidRPr="001A1511">
        <w:t xml:space="preserve">reasonable, to a point. The first PC, which captures the most variability in shape </w:t>
      </w:r>
      <w:r w:rsidR="00F7715A">
        <w:t>will probably</w:t>
      </w:r>
      <w:r w:rsidRPr="00F7715A">
        <w:t xml:space="preserve"> </w:t>
      </w:r>
      <w:r w:rsidR="00F7715A">
        <w:t xml:space="preserve">bear a relationship to </w:t>
      </w:r>
      <w:r w:rsidRPr="00F7715A">
        <w:t>the main biological driver</w:t>
      </w:r>
      <w:r w:rsidRPr="001A1511">
        <w:t xml:space="preserve"> of that variability. In a sample of heterogenous ontogenetic stage, then this will likely correspond somewhat to the growth process. </w:t>
      </w:r>
      <w:r w:rsidR="00BF4BCF">
        <w:t xml:space="preserve">This approach also makes no assumptions about the rate of change along the axis, allowing for non-linearity in growth rate. </w:t>
      </w:r>
      <w:r w:rsidRPr="001A1511">
        <w:t xml:space="preserve">However, it is fundamentally an over-interpretation of a PC. PCs  are statistical constructions that account for maximum variability in the data and </w:t>
      </w:r>
      <w:r w:rsidRPr="00F7715A">
        <w:t>do not necessarily correspond to any biological process</w:t>
      </w:r>
      <w:r w:rsidRPr="001A1511">
        <w:t xml:space="preserve"> </w:t>
      </w:r>
      <w:r w:rsidRPr="001A1511">
        <w:fldChar w:fldCharType="begin"/>
      </w:r>
      <w:r w:rsidR="00AB2A1C">
        <w:instrText xml:space="preserve"> ADDIN EN.CITE &lt;EndNote&gt;&lt;Cite&gt;&lt;Author&gt;Mitteroecker&lt;/Author&gt;&lt;Year&gt;2005&lt;/Year&gt;&lt;RecNum&gt;252&lt;/RecNum&gt;&lt;DisplayText&gt;(Mitteroecker et al., 2005, Mitteroecker et al., 2004a)&lt;/DisplayText&gt;&lt;record&gt;&lt;rec-number&gt;252&lt;/rec-number&gt;&lt;foreign-keys&gt;&lt;key app="EN" db-id="adtx5xw0uarxaaepweyvx0twsvspp0s9f0ep" timestamp="1447890016"&gt;252&lt;/key&gt;&lt;/foreign-keys&gt;&lt;ref-type name="Journal Article"&gt;17&lt;/ref-type&gt;&lt;contributors&gt;&lt;authors&gt;&lt;author&gt;Mitteroecker, Philipp&lt;/author&gt;&lt;author&gt;Gunz, Philipp&lt;/author&gt;&lt;author&gt;Bookstein, Fred L&lt;/author&gt;&lt;/authors&gt;&lt;/contributors&gt;&lt;titles&gt;&lt;title&gt;Heterochrony and geometric morphometrics: a comparison of cranial growth in Pan paniscus versus Pan troglodytes&lt;/title&gt;&lt;secondary-title&gt;Evolution &amp;amp; development&lt;/secondary-title&gt;&lt;/titles&gt;&lt;periodical&gt;&lt;full-title&gt;Evolution &amp;amp; development&lt;/full-title&gt;&lt;/periodical&gt;&lt;pages&gt;244-258&lt;/pages&gt;&lt;volume&gt;7&lt;/volume&gt;&lt;number&gt;3&lt;/number&gt;&lt;dates&gt;&lt;year&gt;2005&lt;/year&gt;&lt;/dates&gt;&lt;isbn&gt;1525-142X&lt;/isbn&gt;&lt;urls&gt;&lt;/urls&gt;&lt;/record&gt;&lt;/Cite&gt;&lt;Cite&gt;&lt;Author&gt;Mitteroecker&lt;/Author&gt;&lt;Year&gt;2004&lt;/Year&gt;&lt;RecNum&gt;250&lt;/RecNum&gt;&lt;record&gt;&lt;rec-number&gt;250&lt;/rec-number&gt;&lt;foreign-keys&gt;&lt;key app="EN" db-id="adtx5xw0uarxaaepweyvx0twsvspp0s9f0ep" timestamp="1447884625"&gt;250&lt;/key&gt;&lt;/foreign-keys&gt;&lt;ref-type name="Journal Article"&gt;17&lt;/ref-type&gt;&lt;contributors&gt;&lt;authors&gt;&lt;author&gt;Mitteroecker, Philipp&lt;/author&gt;&lt;author&gt;Gunz, Philipp&lt;/author&gt;&lt;author&gt;Bernhard, Markus&lt;/author&gt;&lt;author&gt;Schaefer, Katrin&lt;/author&gt;&lt;author&gt;Bookstein, Fred L&lt;/author&gt;&lt;/authors&gt;&lt;/contributors&gt;&lt;titles&gt;&lt;title&gt;Comparison of cranial ontogenetic trajectories among great apes and humans&lt;/title&gt;&lt;secondary-title&gt;Journal of Human Evolution&lt;/secondary-title&gt;&lt;/titles&gt;&lt;periodical&gt;&lt;full-title&gt;Journal of Human Evolution&lt;/full-title&gt;&lt;/periodical&gt;&lt;pages&gt;679-698&lt;/pages&gt;&lt;volume&gt;46&lt;/volume&gt;&lt;number&gt;6&lt;/number&gt;&lt;dates&gt;&lt;year&gt;2004&lt;/year&gt;&lt;/dates&gt;&lt;isbn&gt;0047-2484&lt;/isbn&gt;&lt;urls&gt;&lt;/urls&gt;&lt;/record&gt;&lt;/Cite&gt;&lt;/EndNote&gt;</w:instrText>
      </w:r>
      <w:r w:rsidRPr="001A1511">
        <w:fldChar w:fldCharType="separate"/>
      </w:r>
      <w:r w:rsidR="00AB2A1C">
        <w:rPr>
          <w:noProof/>
        </w:rPr>
        <w:t>(</w:t>
      </w:r>
      <w:hyperlink w:anchor="_ENREF_103" w:tooltip="Mitteroecker, 2005 #252" w:history="1">
        <w:r w:rsidR="00E23A8E">
          <w:rPr>
            <w:noProof/>
          </w:rPr>
          <w:t>Mitteroecker et al., 2005</w:t>
        </w:r>
      </w:hyperlink>
      <w:r w:rsidR="00AB2A1C">
        <w:rPr>
          <w:noProof/>
        </w:rPr>
        <w:t xml:space="preserve">, </w:t>
      </w:r>
      <w:hyperlink w:anchor="_ENREF_102" w:tooltip="Mitteroecker, 2004 #250" w:history="1">
        <w:r w:rsidR="00E23A8E">
          <w:rPr>
            <w:noProof/>
          </w:rPr>
          <w:t>Mitteroecker et al., 2004a</w:t>
        </w:r>
      </w:hyperlink>
      <w:r w:rsidR="00AB2A1C">
        <w:rPr>
          <w:noProof/>
        </w:rPr>
        <w:t>)</w:t>
      </w:r>
      <w:r w:rsidRPr="001A1511">
        <w:fldChar w:fldCharType="end"/>
      </w:r>
      <w:r w:rsidRPr="001A1511">
        <w:t xml:space="preserve">. </w:t>
      </w:r>
      <w:r w:rsidR="00F7715A">
        <w:t xml:space="preserve">The issue is that although it is probably associated with growth it is not necessarily. At the very least, it can be said this sub-optimal. </w:t>
      </w:r>
    </w:p>
    <w:p w14:paraId="4982F27F" w14:textId="77777777" w:rsidR="0021532B" w:rsidRDefault="0021532B" w:rsidP="001A1511"/>
    <w:p w14:paraId="00CD2B03" w14:textId="3A5CFF89" w:rsidR="001A1511" w:rsidRPr="001A1511" w:rsidRDefault="00200ECF" w:rsidP="00200ECF">
      <w:pPr>
        <w:pStyle w:val="Heading4"/>
      </w:pPr>
      <w:r>
        <w:t xml:space="preserve">Linear </w:t>
      </w:r>
      <w:proofErr w:type="gramStart"/>
      <w:r>
        <w:t>regression based</w:t>
      </w:r>
      <w:proofErr w:type="gramEnd"/>
      <w:r>
        <w:t xml:space="preserve"> approaches</w:t>
      </w:r>
    </w:p>
    <w:p w14:paraId="03083FC0" w14:textId="19FF07EC" w:rsidR="00DF33F3" w:rsidRDefault="00A15DF1" w:rsidP="00DF33F3">
      <w:pPr>
        <w:pStyle w:val="Heading5"/>
      </w:pPr>
      <w:bookmarkStart w:id="26" w:name="_Ref442192438"/>
      <w:r>
        <w:t>M</w:t>
      </w:r>
      <w:r w:rsidR="00DF33F3">
        <w:t>odelling growth as a regression problem.</w:t>
      </w:r>
      <w:bookmarkEnd w:id="26"/>
      <w:r w:rsidR="00DF33F3">
        <w:t xml:space="preserve"> </w:t>
      </w:r>
    </w:p>
    <w:p w14:paraId="5ED5394D" w14:textId="35043104" w:rsidR="0012634F" w:rsidRDefault="0012634F" w:rsidP="00DF33F3">
      <w:r>
        <w:t xml:space="preserve">Here we are assuming cross-sectional data. </w:t>
      </w:r>
    </w:p>
    <w:p w14:paraId="6E824B37" w14:textId="77777777" w:rsidR="00DF33F3" w:rsidRDefault="00DF33F3" w:rsidP="00DF33F3">
      <w:r>
        <w:t>The linear regression of a single variable, representing age onto a multivariate outcome y is to fit the model:</w:t>
      </w:r>
    </w:p>
    <w:p w14:paraId="178C6C1B" w14:textId="77777777" w:rsidR="00DF33F3" w:rsidRPr="00AD08A0" w:rsidRDefault="000A04BD" w:rsidP="00DF33F3">
      <w:pPr>
        <w:rPr>
          <w:rFonts w:eastAsiaTheme="minorEastAsia"/>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y</m:t>
                        </m:r>
                      </m:e>
                      <m:sub>
                        <m:r>
                          <w:rPr>
                            <w:rFonts w:ascii="Cambria Math" w:hAnsi="Cambria Math"/>
                          </w:rPr>
                          <m:t>1p</m:t>
                        </m:r>
                      </m:sub>
                    </m:sSub>
                  </m:e>
                </m:mr>
                <m:mr>
                  <m:e>
                    <m:sSub>
                      <m:sSubPr>
                        <m:ctrlPr>
                          <w:rPr>
                            <w:rFonts w:ascii="Cambria Math" w:hAnsi="Cambria Math"/>
                            <w:i/>
                          </w:rPr>
                        </m:ctrlPr>
                      </m:sSubPr>
                      <m:e>
                        <m:r>
                          <w:rPr>
                            <w:rFonts w:ascii="Cambria Math" w:hAnsi="Cambria Math"/>
                          </w:rPr>
                          <m:t>y</m:t>
                        </m:r>
                      </m:e>
                      <m:sub>
                        <m:r>
                          <w:rPr>
                            <w:rFonts w:ascii="Cambria Math" w:hAnsi="Cambria Math"/>
                          </w:rPr>
                          <m:t>21</m:t>
                        </m:r>
                      </m:sub>
                    </m:sSub>
                  </m:e>
                  <m:e>
                    <m:r>
                      <w:rPr>
                        <w:rFonts w:ascii="Cambria Math" w:hAnsi="Cambria Math"/>
                      </w:rPr>
                      <m:t>…</m:t>
                    </m:r>
                  </m:e>
                  <m:e>
                    <m:sSub>
                      <m:sSubPr>
                        <m:ctrlPr>
                          <w:rPr>
                            <w:rFonts w:ascii="Cambria Math" w:hAnsi="Cambria Math"/>
                            <w:i/>
                          </w:rPr>
                        </m:ctrlPr>
                      </m:sSubPr>
                      <m:e>
                        <m:r>
                          <w:rPr>
                            <w:rFonts w:ascii="Cambria Math" w:hAnsi="Cambria Math"/>
                          </w:rPr>
                          <m:t>y</m:t>
                        </m:r>
                      </m:e>
                      <m:sub>
                        <m:r>
                          <w:rPr>
                            <w:rFonts w:ascii="Cambria Math" w:hAnsi="Cambria Math"/>
                          </w:rPr>
                          <m:t>2p</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n-1</m:t>
                            </m:r>
                          </m:e>
                        </m:d>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n-1</m:t>
                            </m:r>
                          </m:e>
                        </m:d>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y</m:t>
                        </m:r>
                      </m:e>
                      <m:sub>
                        <m:r>
                          <w:rPr>
                            <w:rFonts w:ascii="Cambria Math" w:hAnsi="Cambria Math"/>
                          </w:rPr>
                          <m:t>np</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age</m:t>
                        </m:r>
                      </m:e>
                      <m:sub>
                        <m:r>
                          <w:rPr>
                            <w:rFonts w:ascii="Cambria Math" w:hAnsi="Cambria Math"/>
                          </w:rPr>
                          <m:t>1</m:t>
                        </m:r>
                      </m:sub>
                    </m:sSub>
                  </m:e>
                </m:mr>
                <m:mr>
                  <m:e>
                    <m:sSub>
                      <m:sSubPr>
                        <m:ctrlPr>
                          <w:rPr>
                            <w:rFonts w:ascii="Cambria Math" w:hAnsi="Cambria Math"/>
                            <w:i/>
                          </w:rPr>
                        </m:ctrlPr>
                      </m:sSubPr>
                      <m:e>
                        <m:r>
                          <w:rPr>
                            <w:rFonts w:ascii="Cambria Math" w:hAnsi="Cambria Math"/>
                          </w:rPr>
                          <m:t>age</m:t>
                        </m:r>
                      </m:e>
                      <m:sub>
                        <m:r>
                          <w:rPr>
                            <w:rFonts w:ascii="Cambria Math" w:hAnsi="Cambria Math"/>
                          </w:rPr>
                          <m:t>2</m:t>
                        </m:r>
                      </m:sub>
                    </m:sSub>
                  </m:e>
                </m:mr>
                <m:mr>
                  <m:e>
                    <m:r>
                      <w:rPr>
                        <w:rFonts w:ascii="Cambria Math" w:hAnsi="Cambria Math"/>
                      </w:rPr>
                      <m:t>⋮</m:t>
                    </m:r>
                  </m:e>
                </m:mr>
                <m:mr>
                  <m:e>
                    <m:sSub>
                      <m:sSubPr>
                        <m:ctrlPr>
                          <w:rPr>
                            <w:rFonts w:ascii="Cambria Math" w:hAnsi="Cambria Math"/>
                            <w:i/>
                          </w:rPr>
                        </m:ctrlPr>
                      </m:sSubPr>
                      <m:e>
                        <m:r>
                          <w:rPr>
                            <w:rFonts w:ascii="Cambria Math" w:hAnsi="Cambria Math"/>
                          </w:rPr>
                          <m:t>age</m:t>
                        </m:r>
                      </m:e>
                      <m:sub>
                        <m:r>
                          <w:rPr>
                            <w:rFonts w:ascii="Cambria Math" w:hAnsi="Cambria Math"/>
                          </w:rPr>
                          <m:t>n-1</m:t>
                        </m:r>
                      </m:sub>
                    </m:sSub>
                  </m:e>
                </m:mr>
                <m:mr>
                  <m:e>
                    <m:sSub>
                      <m:sSubPr>
                        <m:ctrlPr>
                          <w:rPr>
                            <w:rFonts w:ascii="Cambria Math" w:hAnsi="Cambria Math"/>
                            <w:i/>
                          </w:rPr>
                        </m:ctrlPr>
                      </m:sSubPr>
                      <m:e>
                        <m:r>
                          <w:rPr>
                            <w:rFonts w:ascii="Cambria Math" w:hAnsi="Cambria Math"/>
                          </w:rPr>
                          <m:t>age</m:t>
                        </m:r>
                      </m:e>
                      <m:sub>
                        <m:r>
                          <w:rPr>
                            <w:rFonts w:ascii="Cambria Math" w:hAnsi="Cambria Math"/>
                          </w:rPr>
                          <m:t>n</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p</m:t>
                        </m:r>
                      </m:sub>
                    </m:sSub>
                  </m:e>
                </m:mr>
              </m:m>
            </m:e>
          </m:d>
        </m:oMath>
      </m:oMathPara>
    </w:p>
    <w:p w14:paraId="011BFA3D" w14:textId="77777777" w:rsidR="00DF33F3" w:rsidRDefault="00DF33F3" w:rsidP="00DF33F3">
      <w:pPr>
        <w:rPr>
          <w:rFonts w:eastAsiaTheme="minorEastAsia"/>
        </w:rPr>
      </w:pPr>
      <w:r>
        <w:rPr>
          <w:rFonts w:eastAsiaTheme="minorEastAsia"/>
        </w:rPr>
        <w:t>or condensed as:</w:t>
      </w:r>
    </w:p>
    <w:p w14:paraId="295BB301" w14:textId="77777777" w:rsidR="00DF33F3" w:rsidRPr="00E37919" w:rsidRDefault="00DF33F3" w:rsidP="00DF33F3">
      <w:pPr>
        <w:rPr>
          <w:rFonts w:eastAsiaTheme="minorEastAsia"/>
        </w:rPr>
      </w:pPr>
      <m:oMathPara>
        <m:oMath>
          <m:r>
            <w:rPr>
              <w:rFonts w:ascii="Cambria Math" w:eastAsiaTheme="minorEastAsia" w:hAnsi="Cambria Math"/>
            </w:rPr>
            <m:t>Y=</m:t>
          </m:r>
          <m:acc>
            <m:accPr>
              <m:chr m:val="⃖"/>
              <m:ctrlPr>
                <w:rPr>
                  <w:rFonts w:ascii="Cambria Math" w:eastAsiaTheme="minorEastAsia" w:hAnsi="Cambria Math"/>
                  <w:i/>
                </w:rPr>
              </m:ctrlPr>
            </m:accPr>
            <m:e>
              <m:r>
                <w:rPr>
                  <w:rFonts w:ascii="Cambria Math" w:eastAsiaTheme="minorEastAsia" w:hAnsi="Cambria Math"/>
                </w:rPr>
                <m:t>age</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m</m:t>
                  </m:r>
                </m:e>
              </m:acc>
            </m:e>
            <m:sup>
              <m:r>
                <w:rPr>
                  <w:rFonts w:ascii="Cambria Math" w:eastAsiaTheme="minorEastAsia" w:hAnsi="Cambria Math"/>
                </w:rPr>
                <m:t>T</m:t>
              </m:r>
            </m:sup>
          </m:sSup>
        </m:oMath>
      </m:oMathPara>
    </w:p>
    <w:p w14:paraId="3DEEF3B9" w14:textId="77777777" w:rsidR="00DF33F3" w:rsidRDefault="00DF33F3" w:rsidP="00DF33F3">
      <w:pPr>
        <w:rPr>
          <w:rFonts w:eastAsiaTheme="minorEastAsia"/>
        </w:rPr>
      </w:pPr>
      <w:r w:rsidRPr="00AD08A0">
        <w:rPr>
          <w:rFonts w:eastAsiaTheme="minorEastAsia"/>
        </w:rPr>
        <w:t xml:space="preserve">where the effect of </w:t>
      </w:r>
      <w:r>
        <w:rPr>
          <w:rFonts w:ascii="Cambria" w:eastAsiaTheme="minorEastAsia" w:hAnsi="Cambria"/>
          <w:b/>
          <w:i/>
        </w:rPr>
        <w:t>age</w:t>
      </w:r>
      <w:r w:rsidRPr="00AD08A0">
        <w:rPr>
          <w:rFonts w:eastAsiaTheme="minorEastAsia"/>
        </w:rPr>
        <w:t xml:space="preserve"> on the </w:t>
      </w:r>
      <w:r w:rsidRPr="00AD08A0">
        <w:rPr>
          <w:rFonts w:eastAsiaTheme="minorEastAsia"/>
          <w:i/>
        </w:rPr>
        <w:t>p</w:t>
      </w:r>
      <w:r>
        <w:rPr>
          <w:rFonts w:eastAsiaTheme="minorEastAsia"/>
        </w:rPr>
        <w:t xml:space="preserve"> outcomes in Y </w:t>
      </w:r>
      <w:r w:rsidRPr="00AD08A0">
        <w:rPr>
          <w:rFonts w:eastAsiaTheme="minorEastAsia"/>
        </w:rPr>
        <w:t xml:space="preserve">is modelled as a set of </w:t>
      </w:r>
      <w:r>
        <w:rPr>
          <w:rFonts w:eastAsiaTheme="minorEastAsia"/>
        </w:rPr>
        <w:t>coefficients</w:t>
      </w:r>
      <w:r w:rsidRPr="00AD08A0">
        <w:rPr>
          <w:rFonts w:eastAsiaTheme="minorEastAsia"/>
        </w:rPr>
        <w:t xml:space="preserve"> (m</w:t>
      </w:r>
      <w:r w:rsidRPr="00AD08A0">
        <w:rPr>
          <w:rFonts w:eastAsiaTheme="minorEastAsia"/>
          <w:vertAlign w:val="subscript"/>
        </w:rPr>
        <w:t xml:space="preserve">1 </w:t>
      </w:r>
      <w:r w:rsidRPr="00AD08A0">
        <w:rPr>
          <w:rFonts w:eastAsiaTheme="minorEastAsia"/>
        </w:rPr>
        <w:t xml:space="preserve">to </w:t>
      </w:r>
      <w:proofErr w:type="spellStart"/>
      <w:proofErr w:type="gramStart"/>
      <w:r w:rsidRPr="00AD08A0">
        <w:rPr>
          <w:rFonts w:eastAsiaTheme="minorEastAsia"/>
        </w:rPr>
        <w:t>m</w:t>
      </w:r>
      <w:r w:rsidRPr="00AD08A0">
        <w:rPr>
          <w:rFonts w:eastAsiaTheme="minorEastAsia"/>
          <w:vertAlign w:val="subscript"/>
        </w:rPr>
        <w:t>p</w:t>
      </w:r>
      <w:proofErr w:type="spellEnd"/>
      <w:r w:rsidRPr="00AD08A0">
        <w:rPr>
          <w:rFonts w:eastAsiaTheme="minorEastAsia"/>
          <w:vertAlign w:val="subscript"/>
        </w:rPr>
        <w:t xml:space="preserve"> </w:t>
      </w:r>
      <w:r w:rsidRPr="00AD08A0">
        <w:rPr>
          <w:rFonts w:eastAsiaTheme="minorEastAsia"/>
        </w:rPr>
        <w:t>)</w:t>
      </w:r>
      <w:proofErr w:type="gramEnd"/>
      <w:r>
        <w:rPr>
          <w:rFonts w:eastAsiaTheme="minorEastAsia"/>
        </w:rPr>
        <w:t xml:space="preserve">. If the matrix Y is the matrix of Procrustes residuals, each coefficient </w:t>
      </w:r>
      <w:r w:rsidRPr="00456FD7">
        <w:rPr>
          <w:rFonts w:eastAsiaTheme="minorEastAsia"/>
          <w:i/>
        </w:rPr>
        <w:t>m</w:t>
      </w:r>
      <w:r>
        <w:rPr>
          <w:rFonts w:eastAsiaTheme="minorEastAsia"/>
        </w:rPr>
        <w:t xml:space="preserve"> represents the amount of change in each landmark co-ordinate per unit of age (e.g. per year). It thus defines a growth vector through shape-space. It is useful conceptually to expand this expression further to:</w:t>
      </w:r>
    </w:p>
    <w:p w14:paraId="1308D4B1" w14:textId="77777777" w:rsidR="00DF33F3" w:rsidRPr="00456FD7" w:rsidRDefault="00DF33F3" w:rsidP="00DF33F3">
      <w:pPr>
        <w:rPr>
          <w:rFonts w:eastAsiaTheme="minorEastAsia"/>
        </w:rPr>
      </w:pPr>
      <m:oMathPara>
        <m:oMath>
          <m:r>
            <w:rPr>
              <w:rFonts w:ascii="Cambria Math" w:eastAsiaTheme="minorEastAsia" w:hAnsi="Cambria Math"/>
            </w:rPr>
            <m:t>Y=b*</m:t>
          </m:r>
          <m:acc>
            <m:accPr>
              <m:chr m:val="⃖"/>
              <m:ctrlPr>
                <w:rPr>
                  <w:rFonts w:ascii="Cambria Math" w:eastAsiaTheme="minorEastAsia" w:hAnsi="Cambria Math"/>
                  <w:i/>
                </w:rPr>
              </m:ctrlPr>
            </m:accPr>
            <m:e>
              <m:r>
                <w:rPr>
                  <w:rFonts w:ascii="Cambria Math" w:eastAsiaTheme="minorEastAsia" w:hAnsi="Cambria Math"/>
                </w:rPr>
                <m:t>age</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T</m:t>
              </m:r>
            </m:sup>
          </m:sSup>
        </m:oMath>
      </m:oMathPara>
    </w:p>
    <w:p w14:paraId="54D4493D" w14:textId="7798557D" w:rsidR="00DF33F3" w:rsidRDefault="00DF33F3" w:rsidP="00DF33F3">
      <w:pPr>
        <w:rPr>
          <w:rFonts w:eastAsiaTheme="minorEastAsia"/>
        </w:rPr>
      </w:pPr>
      <w:r>
        <w:rPr>
          <w:rFonts w:eastAsiaTheme="minorEastAsia"/>
        </w:rPr>
        <w:t xml:space="preserve">This splits the vector </w:t>
      </w:r>
      <m:oMath>
        <m:acc>
          <m:accPr>
            <m:chr m:val="⃖"/>
            <m:ctrlPr>
              <w:rPr>
                <w:rFonts w:ascii="Cambria Math" w:eastAsiaTheme="minorEastAsia" w:hAnsi="Cambria Math"/>
                <w:i/>
              </w:rPr>
            </m:ctrlPr>
          </m:accPr>
          <m:e>
            <m:r>
              <w:rPr>
                <w:rFonts w:ascii="Cambria Math" w:eastAsiaTheme="minorEastAsia" w:hAnsi="Cambria Math"/>
              </w:rPr>
              <m:t>m</m:t>
            </m:r>
          </m:e>
        </m:acc>
      </m:oMath>
      <w:r>
        <w:rPr>
          <w:rFonts w:eastAsiaTheme="minorEastAsia"/>
        </w:rPr>
        <w:t xml:space="preserve"> into two elements: its length, or magnitude which is a single (scalar) value </w:t>
      </w:r>
      <w:r w:rsidRPr="00456FD7">
        <w:rPr>
          <w:rFonts w:eastAsiaTheme="minorEastAsia"/>
          <w:i/>
        </w:rPr>
        <w:t>b</w:t>
      </w:r>
      <w:r w:rsidRPr="00456FD7">
        <w:rPr>
          <w:rFonts w:eastAsiaTheme="minorEastAsia"/>
        </w:rPr>
        <w:t>;</w:t>
      </w:r>
      <w:r>
        <w:rPr>
          <w:rFonts w:eastAsiaTheme="minorEastAsia"/>
          <w:i/>
        </w:rPr>
        <w:t xml:space="preserve"> </w:t>
      </w:r>
      <w:r>
        <w:rPr>
          <w:rFonts w:eastAsiaTheme="minorEastAsia"/>
        </w:rPr>
        <w:t xml:space="preserve">and its direction </w:t>
      </w:r>
      <m:oMath>
        <m:acc>
          <m:accPr>
            <m:chr m:val="⃖"/>
            <m:ctrlPr>
              <w:rPr>
                <w:rFonts w:ascii="Cambria Math" w:eastAsiaTheme="minorEastAsia" w:hAnsi="Cambria Math"/>
                <w:i/>
              </w:rPr>
            </m:ctrlPr>
          </m:accPr>
          <m:e>
            <m:r>
              <w:rPr>
                <w:rFonts w:ascii="Cambria Math" w:eastAsiaTheme="minorEastAsia" w:hAnsi="Cambria Math"/>
              </w:rPr>
              <m:t>q</m:t>
            </m:r>
          </m:e>
        </m:acc>
      </m:oMath>
      <w:r>
        <w:rPr>
          <w:rFonts w:eastAsiaTheme="minorEastAsia"/>
        </w:rPr>
        <w:t xml:space="preserve">, which </w:t>
      </w:r>
      <w:proofErr w:type="gramStart"/>
      <w:r>
        <w:rPr>
          <w:rFonts w:eastAsiaTheme="minorEastAsia"/>
        </w:rPr>
        <w:t>is  a</w:t>
      </w:r>
      <w:proofErr w:type="gramEnd"/>
      <w:r>
        <w:rPr>
          <w:rFonts w:eastAsiaTheme="minorEastAsia"/>
        </w:rPr>
        <w:t xml:space="preserve"> </w:t>
      </w:r>
      <w:r w:rsidRPr="00456FD7">
        <w:rPr>
          <w:rFonts w:eastAsiaTheme="minorEastAsia"/>
          <w:i/>
        </w:rPr>
        <w:t>unit vector</w:t>
      </w:r>
      <w:r>
        <w:rPr>
          <w:rFonts w:eastAsiaTheme="minorEastAsia"/>
        </w:rPr>
        <w:t xml:space="preserve"> of length 1. </w:t>
      </w:r>
      <w:r>
        <w:rPr>
          <w:rFonts w:eastAsiaTheme="minorEastAsia"/>
          <w:i/>
        </w:rPr>
        <w:t xml:space="preserve">b </w:t>
      </w:r>
      <w:r>
        <w:rPr>
          <w:rFonts w:eastAsiaTheme="minorEastAsia"/>
        </w:rPr>
        <w:t xml:space="preserve">represents the overall magnitude of change along the growth vector per-year and thus measures growth-rate. A similar index was used by Hammond et al  </w:t>
      </w:r>
      <w:r>
        <w:rPr>
          <w:rFonts w:eastAsiaTheme="minorEastAsia"/>
        </w:rPr>
        <w:fldChar w:fldCharType="begin"/>
      </w:r>
      <w:r w:rsidR="00AB2A1C">
        <w:rPr>
          <w:rFonts w:eastAsiaTheme="minorEastAsia"/>
        </w:rPr>
        <w:instrText xml:space="preserve"> ADDIN EN.CITE &lt;EndNote&gt;&lt;Cite ExcludeAuth="1"&gt;&lt;Author&gt;Hammond&lt;/Author&gt;&lt;Year&gt;2012&lt;/Year&gt;&lt;RecNum&gt;230&lt;/RecNum&gt;&lt;DisplayText&gt;(2012a)&lt;/DisplayText&gt;&lt;record&gt;&lt;rec-number&gt;230&lt;/rec-number&gt;&lt;foreign-keys&gt;&lt;key app="EN" db-id="adtx5xw0uarxaaepweyvx0twsvspp0s9f0ep" timestamp="1447369938"&gt;230&lt;/key&gt;&lt;/foreign-keys&gt;&lt;ref-type name="Journal Article"&gt;17&lt;/ref-type&gt;&lt;contributors&gt;&lt;authors&gt;&lt;author&gt;Hammond, Peter&lt;/author&gt;&lt;author&gt;Hannes, Femke&lt;/author&gt;&lt;author&gt;Suttie, Michael&lt;/author&gt;&lt;author&gt;Devriendt, Koen&lt;/author&gt;&lt;author&gt;Vermeesch, Joris Robert&lt;/author&gt;&lt;author&gt;Faravelli, Francesca&lt;/author&gt;&lt;author&gt;Forzano, Francesca&lt;/author&gt;&lt;author&gt;Parekh, Susan&lt;/author&gt;&lt;author&gt;Williams, Steve&lt;/author&gt;&lt;author&gt;McMullan, Dominic&lt;/author&gt;&lt;/authors&gt;&lt;/contributors&gt;&lt;titles&gt;&lt;title&gt;Fine-grained facial phenotype–genotype analysis in Wolf–Hirschhorn syndrome&lt;/title&gt;&lt;secondary-title&gt;European Journal of Human Genetics&lt;/secondary-title&gt;&lt;/titles&gt;&lt;periodical&gt;&lt;full-title&gt;European Journal of Human Genetics&lt;/full-title&gt;&lt;/periodical&gt;&lt;pages&gt;33-40&lt;/pages&gt;&lt;volume&gt;20&lt;/volume&gt;&lt;number&gt;1&lt;/number&gt;&lt;dates&gt;&lt;year&gt;2012&lt;/year&gt;&lt;/dates&gt;&lt;isbn&gt;1018-4813&lt;/isbn&gt;&lt;urls&gt;&lt;/urls&gt;&lt;/record&gt;&lt;/Cite&gt;&lt;/EndNote&gt;</w:instrText>
      </w:r>
      <w:r>
        <w:rPr>
          <w:rFonts w:eastAsiaTheme="minorEastAsia"/>
        </w:rPr>
        <w:fldChar w:fldCharType="separate"/>
      </w:r>
      <w:r w:rsidR="00AB2A1C">
        <w:rPr>
          <w:rFonts w:eastAsiaTheme="minorEastAsia"/>
          <w:noProof/>
        </w:rPr>
        <w:t>(</w:t>
      </w:r>
      <w:hyperlink w:anchor="_ENREF_69" w:tooltip="Hammond, 2012 #230" w:history="1">
        <w:r w:rsidR="00E23A8E">
          <w:rPr>
            <w:rFonts w:eastAsiaTheme="minorEastAsia"/>
            <w:noProof/>
          </w:rPr>
          <w:t>2012a</w:t>
        </w:r>
      </w:hyperlink>
      <w:r w:rsidR="00AB2A1C">
        <w:rPr>
          <w:rFonts w:eastAsiaTheme="minorEastAsia"/>
          <w:noProof/>
        </w:rPr>
        <w:t>)</w:t>
      </w:r>
      <w:r>
        <w:rPr>
          <w:rFonts w:eastAsiaTheme="minorEastAsia"/>
        </w:rPr>
        <w:fldChar w:fldCharType="end"/>
      </w:r>
      <w:r>
        <w:rPr>
          <w:rFonts w:eastAsiaTheme="minorEastAsia"/>
        </w:rPr>
        <w:t xml:space="preserve"> to assess rate of change in position along PC1, serving as a proxy for the growth direction, as discussed above.</w:t>
      </w:r>
    </w:p>
    <w:p w14:paraId="6F0A992D" w14:textId="77777777" w:rsidR="00DF33F3" w:rsidRDefault="00DF33F3" w:rsidP="00DF33F3">
      <w:pPr>
        <w:rPr>
          <w:rFonts w:eastAsiaTheme="minorEastAsia"/>
        </w:rPr>
      </w:pPr>
      <w:r>
        <w:rPr>
          <w:rFonts w:eastAsiaTheme="minorEastAsia"/>
        </w:rPr>
        <w:t xml:space="preserve">It will become useful later if it is also clear that </w:t>
      </w:r>
      <m:oMath>
        <m:r>
          <w:rPr>
            <w:rFonts w:ascii="Cambria Math" w:eastAsiaTheme="minorEastAsia" w:hAnsi="Cambria Math"/>
          </w:rPr>
          <m:t>b*</m:t>
        </m:r>
        <m:acc>
          <m:accPr>
            <m:chr m:val="⃖"/>
            <m:ctrlPr>
              <w:rPr>
                <w:rFonts w:ascii="Cambria Math" w:eastAsiaTheme="minorEastAsia" w:hAnsi="Cambria Math"/>
                <w:i/>
              </w:rPr>
            </m:ctrlPr>
          </m:accPr>
          <m:e>
            <m:r>
              <w:rPr>
                <w:rFonts w:ascii="Cambria Math" w:eastAsiaTheme="minorEastAsia" w:hAnsi="Cambria Math"/>
              </w:rPr>
              <m:t>age</m:t>
            </m:r>
          </m:e>
        </m:acc>
      </m:oMath>
      <w:r>
        <w:rPr>
          <w:rFonts w:eastAsiaTheme="minorEastAsia"/>
        </w:rPr>
        <w:t xml:space="preserve"> constitutes a function relating age to the normal position on the growth vector at that age. It may be useful to think of the linear model as a special case of a general growth model:</w:t>
      </w:r>
    </w:p>
    <w:p w14:paraId="04A34265" w14:textId="77777777" w:rsidR="00DF33F3" w:rsidRPr="00A679B9" w:rsidRDefault="00DF33F3" w:rsidP="00DF33F3">
      <w:pPr>
        <w:rPr>
          <w:rFonts w:eastAsiaTheme="minorEastAsia"/>
        </w:rPr>
      </w:pPr>
      <m:oMathPara>
        <m:oMath>
          <m:r>
            <w:rPr>
              <w:rFonts w:ascii="Cambria Math" w:eastAsiaTheme="minorEastAsia" w:hAnsi="Cambria Math"/>
            </w:rPr>
            <w:lastRenderedPageBreak/>
            <m:t>Y=f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age</m:t>
                  </m:r>
                </m:e>
              </m:acc>
            </m:e>
          </m:d>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T</m:t>
              </m:r>
            </m:sup>
          </m:sSup>
        </m:oMath>
      </m:oMathPara>
    </w:p>
    <w:p w14:paraId="0636D7AA" w14:textId="77777777" w:rsidR="00DF33F3" w:rsidRPr="003164F0" w:rsidRDefault="00DF33F3" w:rsidP="00DF33F3">
      <w:pPr>
        <w:rPr>
          <w:rFonts w:eastAsiaTheme="minorEastAsia"/>
        </w:rPr>
      </w:pPr>
      <w:r>
        <w:rPr>
          <w:rFonts w:eastAsiaTheme="minorEastAsia"/>
        </w:rPr>
        <w:t xml:space="preserve">where </w:t>
      </w:r>
      <m:oMath>
        <m: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oMath>
      <w:r>
        <w:rPr>
          <w:rFonts w:eastAsiaTheme="minorEastAsia"/>
        </w:rPr>
        <w:t xml:space="preserve"> is some function </w:t>
      </w:r>
      <w:r w:rsidRPr="00A679B9">
        <w:rPr>
          <w:rFonts w:eastAsiaTheme="minorEastAsia"/>
          <w:highlight w:val="yellow"/>
        </w:rPr>
        <w:t>(or transformation e.g. BRIM)</w:t>
      </w:r>
      <w:r>
        <w:rPr>
          <w:rFonts w:eastAsiaTheme="minorEastAsia"/>
        </w:rPr>
        <w:t xml:space="preserve"> relating age to the normal position along the growth vector at that </w:t>
      </w:r>
      <w:proofErr w:type="gramStart"/>
      <w:r>
        <w:rPr>
          <w:rFonts w:eastAsiaTheme="minorEastAsia"/>
        </w:rPr>
        <w:t>age.</w:t>
      </w:r>
      <w:proofErr w:type="gramEnd"/>
      <w:r>
        <w:rPr>
          <w:rFonts w:eastAsiaTheme="minorEastAsia"/>
        </w:rPr>
        <w:t xml:space="preserve"> In </w:t>
      </w:r>
      <w:proofErr w:type="gramStart"/>
      <w:r>
        <w:rPr>
          <w:rFonts w:eastAsiaTheme="minorEastAsia"/>
        </w:rPr>
        <w:t>general</w:t>
      </w:r>
      <w:proofErr w:type="gramEnd"/>
      <w:r>
        <w:rPr>
          <w:rFonts w:eastAsiaTheme="minorEastAsia"/>
        </w:rPr>
        <w:t xml:space="preserve"> the first derivative of this function at a particular age, models growth-rate at that age. In the linear case the first derivative equals </w:t>
      </w:r>
      <w:r w:rsidRPr="003164F0">
        <w:rPr>
          <w:rFonts w:eastAsiaTheme="minorEastAsia"/>
          <w:i/>
        </w:rPr>
        <w:t>b</w:t>
      </w:r>
      <w:r>
        <w:rPr>
          <w:rFonts w:eastAsiaTheme="minorEastAsia"/>
        </w:rPr>
        <w:t xml:space="preserve"> for all </w:t>
      </w:r>
      <w:r>
        <w:rPr>
          <w:rFonts w:eastAsiaTheme="minorEastAsia"/>
          <w:i/>
        </w:rPr>
        <w:t>age</w:t>
      </w:r>
      <w:r>
        <w:rPr>
          <w:rFonts w:eastAsiaTheme="minorEastAsia"/>
        </w:rPr>
        <w:t xml:space="preserve">, thus the modelled growth rate is monotonic. The first section below discusses methods of fitting the linear model. These have been used previously in </w:t>
      </w:r>
      <w:proofErr w:type="spellStart"/>
      <w:r>
        <w:rPr>
          <w:rFonts w:eastAsiaTheme="minorEastAsia"/>
        </w:rPr>
        <w:t>morphomometrics</w:t>
      </w:r>
      <w:proofErr w:type="spellEnd"/>
      <w:r>
        <w:rPr>
          <w:rFonts w:eastAsiaTheme="minorEastAsia"/>
        </w:rPr>
        <w:t xml:space="preserve">. We also discuss extensions of these models that, in theory, allow for non-monotonic growth-rate. We then discuss methods of approximating a multidimensional growth curve using these techniques. </w:t>
      </w:r>
    </w:p>
    <w:p w14:paraId="00FC465D" w14:textId="77777777" w:rsidR="00DF33F3" w:rsidRPr="00AA3E81" w:rsidRDefault="00DF33F3" w:rsidP="00DF33F3">
      <w:pPr>
        <w:rPr>
          <w:rFonts w:eastAsiaTheme="minorEastAsia"/>
        </w:rPr>
      </w:pPr>
    </w:p>
    <w:p w14:paraId="69241AB3" w14:textId="77777777" w:rsidR="00DF33F3" w:rsidRPr="00456FD7" w:rsidRDefault="00DF33F3" w:rsidP="00DF33F3">
      <w:pPr>
        <w:pStyle w:val="Heading5"/>
        <w:rPr>
          <w:rFonts w:eastAsiaTheme="minorEastAsia"/>
        </w:rPr>
      </w:pPr>
      <w:r>
        <w:rPr>
          <w:rFonts w:eastAsiaTheme="minorEastAsia"/>
        </w:rPr>
        <w:t>Methods of fitting linear models</w:t>
      </w:r>
    </w:p>
    <w:p w14:paraId="292138B8" w14:textId="094950E6" w:rsidR="00DF33F3" w:rsidRDefault="00DF33F3" w:rsidP="00DF33F3">
      <w:pPr>
        <w:rPr>
          <w:rFonts w:eastAsiaTheme="minorEastAsia"/>
        </w:rPr>
      </w:pPr>
      <w:r>
        <w:t>One method of fitting a linear model of the form above is l</w:t>
      </w:r>
      <w:r w:rsidRPr="001A1511">
        <w:t>east-squares multivar</w:t>
      </w:r>
      <w:r>
        <w:t>iate regression</w:t>
      </w:r>
      <w:r w:rsidRPr="001A1511">
        <w:t xml:space="preserve"> </w:t>
      </w:r>
      <w:r w:rsidRPr="001A1511">
        <w:fldChar w:fldCharType="begin"/>
      </w:r>
      <w:r w:rsidR="00AB2A1C">
        <w:instrText xml:space="preserve"> ADDIN EN.CITE &lt;EndNote&gt;&lt;Cite&gt;&lt;Author&gt;Monteiro&lt;/Author&gt;&lt;Year&gt;1999&lt;/Year&gt;&lt;RecNum&gt;273&lt;/RecNum&gt;&lt;DisplayText&gt;(Monteiro, 1999)&lt;/DisplayText&gt;&lt;record&gt;&lt;rec-number&gt;273&lt;/rec-number&gt;&lt;foreign-keys&gt;&lt;key app="EN" db-id="adtx5xw0uarxaaepweyvx0twsvspp0s9f0ep" timestamp="1448500052"&gt;273&lt;/key&gt;&lt;/foreign-keys&gt;&lt;ref-type name="Journal Article"&gt;17&lt;/ref-type&gt;&lt;contributors&gt;&lt;authors&gt;&lt;author&gt;Monteiro, Leandro R&lt;/author&gt;&lt;/authors&gt;&lt;/contributors&gt;&lt;titles&gt;&lt;title&gt;Multivariate regression models and geometric morphometrics: the search for causal factors in the analysis of shape&lt;/title&gt;&lt;secondary-title&gt;Systematic Biology&lt;/secondary-title&gt;&lt;/titles&gt;&lt;periodical&gt;&lt;full-title&gt;Systematic Biology&lt;/full-title&gt;&lt;/periodical&gt;&lt;pages&gt;192-199&lt;/pages&gt;&lt;dates&gt;&lt;year&gt;1999&lt;/year&gt;&lt;/dates&gt;&lt;isbn&gt;1063-5157&lt;/isbn&gt;&lt;urls&gt;&lt;/urls&gt;&lt;/record&gt;&lt;/Cite&gt;&lt;/EndNote&gt;</w:instrText>
      </w:r>
      <w:r w:rsidRPr="001A1511">
        <w:fldChar w:fldCharType="separate"/>
      </w:r>
      <w:r w:rsidR="00AB2A1C">
        <w:rPr>
          <w:noProof/>
        </w:rPr>
        <w:t>(</w:t>
      </w:r>
      <w:hyperlink w:anchor="_ENREF_105" w:tooltip="Monteiro, 1999 #273" w:history="1">
        <w:r w:rsidR="00E23A8E">
          <w:rPr>
            <w:noProof/>
          </w:rPr>
          <w:t>Monteiro, 1999</w:t>
        </w:r>
      </w:hyperlink>
      <w:r w:rsidR="00AB2A1C">
        <w:rPr>
          <w:noProof/>
        </w:rPr>
        <w:t>)</w:t>
      </w:r>
      <w:r w:rsidRPr="001A1511">
        <w:fldChar w:fldCharType="end"/>
      </w:r>
      <w:r>
        <w:t xml:space="preserve">. </w:t>
      </w:r>
      <w:r w:rsidRPr="001A1511">
        <w:rPr>
          <w:rFonts w:eastAsiaTheme="minorEastAsia"/>
        </w:rPr>
        <w:t xml:space="preserve">This method minimises the difference between the actual and predicted values (error) of the outcome variable.  This approach is convenient and has been used extensively </w:t>
      </w:r>
      <w:r w:rsidRPr="001A1511">
        <w:rPr>
          <w:rFonts w:eastAsiaTheme="minorEastAsia"/>
          <w:highlight w:val="yellow"/>
        </w:rPr>
        <w:fldChar w:fldCharType="begin"/>
      </w:r>
      <w:r w:rsidR="00AB2A1C">
        <w:rPr>
          <w:rFonts w:eastAsiaTheme="minorEastAsia"/>
          <w:highlight w:val="yellow"/>
        </w:rPr>
        <w:instrText xml:space="preserve"> ADDIN EN.CITE &lt;EndNote&gt;&lt;Cite&gt;&lt;Author&gt;Dean&lt;/Author&gt;&lt;Year&gt;2000&lt;/Year&gt;&lt;RecNum&gt;48&lt;/RecNum&gt;&lt;DisplayText&gt;(Dean et al., 2000)&lt;/DisplayText&gt;&lt;record&gt;&lt;rec-number&gt;48&lt;/rec-number&gt;&lt;foreign-keys&gt;&lt;key app="EN" db-id="adtx5xw0uarxaaepweyvx0twsvspp0s9f0ep" timestamp="1442893991"&gt;48&lt;/key&gt;&lt;/foreign-keys&gt;&lt;ref-type name="Journal Article"&gt;17&lt;/ref-type&gt;&lt;contributors&gt;&lt;authors&gt;&lt;author&gt;Dean, David&lt;/author&gt;&lt;author&gt;Hans, Mark G&lt;/author&gt;&lt;author&gt;Bookstein, Fred L&lt;/author&gt;&lt;author&gt;Subramanyan, Krishna&lt;/author&gt;&lt;/authors&gt;&lt;/contributors&gt;&lt;titles&gt;&lt;title&gt;Three-Dimensional Bolton–Brush Growth Study Landmark Data: Ontogeny and Sexual Dimorphism of the Bolton Standards Cohort&lt;/title&gt;&lt;secondary-title&gt;The Cleft Palate-Craniofacial Journal&lt;/secondary-title&gt;&lt;/titles&gt;&lt;periodical&gt;&lt;full-title&gt;The Cleft Palate-Craniofacial Journal&lt;/full-title&gt;&lt;/periodical&gt;&lt;pages&gt;145-156&lt;/pages&gt;&lt;volume&gt;37&lt;/volume&gt;&lt;number&gt;2&lt;/number&gt;&lt;keywords&gt;&lt;keyword&gt;cephalometry,craniofacial,cranium,dentition,morphometrics,normative,Procrustes,referent,relative warp,shape,skull,X-ray&lt;/keyword&gt;&lt;/keywords&gt;&lt;dates&gt;&lt;year&gt;2000&lt;/year&gt;&lt;/dates&gt;&lt;accession-num&gt;10749055&lt;/accession-num&gt;&lt;urls&gt;&lt;related-urls&gt;&lt;url&gt;http://www.cpcjournal.org/doi/abs/10.1597/1545-1569%282000%29037%3C0145%3ATDBBGS%3E2.3.CO%3B2&lt;/url&gt;&lt;/related-urls&gt;&lt;/urls&gt;&lt;electronic-resource-num&gt;doi:10.1597/1545-1569(2000)037&amp;lt;0145:TDBBGS&amp;gt;2.3.CO;2&lt;/electronic-resource-num&gt;&lt;/record&gt;&lt;/Cite&gt;&lt;/EndNote&gt;</w:instrText>
      </w:r>
      <w:r w:rsidRPr="001A1511">
        <w:rPr>
          <w:rFonts w:eastAsiaTheme="minorEastAsia"/>
          <w:highlight w:val="yellow"/>
        </w:rPr>
        <w:fldChar w:fldCharType="separate"/>
      </w:r>
      <w:r w:rsidR="00AB2A1C">
        <w:rPr>
          <w:rFonts w:eastAsiaTheme="minorEastAsia"/>
          <w:noProof/>
          <w:highlight w:val="yellow"/>
        </w:rPr>
        <w:t>(</w:t>
      </w:r>
      <w:hyperlink w:anchor="_ENREF_36" w:tooltip="Dean, 2000 #48" w:history="1">
        <w:r w:rsidR="00E23A8E">
          <w:rPr>
            <w:rFonts w:eastAsiaTheme="minorEastAsia"/>
            <w:noProof/>
            <w:highlight w:val="yellow"/>
          </w:rPr>
          <w:t>Dean et al., 2000</w:t>
        </w:r>
      </w:hyperlink>
      <w:r w:rsidR="00AB2A1C">
        <w:rPr>
          <w:rFonts w:eastAsiaTheme="minorEastAsia"/>
          <w:noProof/>
          <w:highlight w:val="yellow"/>
        </w:rPr>
        <w:t>)</w:t>
      </w:r>
      <w:r w:rsidRPr="001A1511">
        <w:rPr>
          <w:rFonts w:eastAsiaTheme="minorEastAsia"/>
          <w:highlight w:val="yellow"/>
        </w:rPr>
        <w:fldChar w:fldCharType="end"/>
      </w:r>
      <w:r w:rsidRPr="001A1511">
        <w:rPr>
          <w:rFonts w:eastAsiaTheme="minorEastAsia"/>
        </w:rPr>
        <w:t xml:space="preserve"> as well as extensions of this basic model, such as MANCOVA, which includes a categorical predictor variable </w:t>
      </w:r>
      <w:r w:rsidRPr="001A1511">
        <w:rPr>
          <w:rFonts w:eastAsiaTheme="minorEastAsia"/>
        </w:rPr>
        <w:fldChar w:fldCharType="begin"/>
      </w:r>
      <w:r w:rsidR="00AB2A1C">
        <w:rPr>
          <w:rFonts w:eastAsiaTheme="minorEastAsia"/>
        </w:rPr>
        <w:instrText xml:space="preserve"> ADDIN EN.CITE &lt;EndNote&gt;&lt;Cite&gt;&lt;Author&gt;Vignon&lt;/Author&gt;&lt;Year&gt;2012&lt;/Year&gt;&lt;RecNum&gt;260&lt;/RecNum&gt;&lt;DisplayText&gt;(Vignon, 2012)&lt;/DisplayText&gt;&lt;record&gt;&lt;rec-number&gt;260&lt;/rec-number&gt;&lt;foreign-keys&gt;&lt;key app="EN" db-id="adtx5xw0uarxaaepweyvx0twsvspp0s9f0ep" timestamp="1448414387"&gt;260&lt;/key&gt;&lt;/foreign-keys&gt;&lt;ref-type name="Journal Article"&gt;17&lt;/ref-type&gt;&lt;contributors&gt;&lt;authors&gt;&lt;author&gt;Vignon, Matthias&lt;/author&gt;&lt;/authors&gt;&lt;/contributors&gt;&lt;titles&gt;&lt;title&gt;Ontogenetic trajectories of otolith shape during shift in habitat use: Interaction between otolith growth and environment&lt;/title&gt;&lt;secondary-title&gt;Journal of Experimental Marine Biology and Ecology&lt;/secondary-title&gt;&lt;/titles&gt;&lt;periodical&gt;&lt;full-title&gt;Journal of Experimental Marine Biology and Ecology&lt;/full-title&gt;&lt;/periodical&gt;&lt;pages&gt;26-32&lt;/pages&gt;&lt;volume&gt;420&lt;/volume&gt;&lt;dates&gt;&lt;year&gt;2012&lt;/year&gt;&lt;/dates&gt;&lt;isbn&gt;0022-0981&lt;/isbn&gt;&lt;urls&gt;&lt;/urls&gt;&lt;/record&gt;&lt;/Cite&gt;&lt;/EndNote&gt;</w:instrText>
      </w:r>
      <w:r w:rsidRPr="001A1511">
        <w:rPr>
          <w:rFonts w:eastAsiaTheme="minorEastAsia"/>
        </w:rPr>
        <w:fldChar w:fldCharType="separate"/>
      </w:r>
      <w:r w:rsidR="00AB2A1C">
        <w:rPr>
          <w:rFonts w:eastAsiaTheme="minorEastAsia"/>
          <w:noProof/>
        </w:rPr>
        <w:t>(</w:t>
      </w:r>
      <w:hyperlink w:anchor="_ENREF_129" w:tooltip="Vignon, 2012 #260" w:history="1">
        <w:r w:rsidR="00E23A8E">
          <w:rPr>
            <w:rFonts w:eastAsiaTheme="minorEastAsia"/>
            <w:noProof/>
          </w:rPr>
          <w:t>Vignon, 2012</w:t>
        </w:r>
      </w:hyperlink>
      <w:r w:rsidR="00AB2A1C">
        <w:rPr>
          <w:rFonts w:eastAsiaTheme="minorEastAsia"/>
          <w:noProof/>
        </w:rPr>
        <w:t>)</w:t>
      </w:r>
      <w:r w:rsidRPr="001A1511">
        <w:rPr>
          <w:rFonts w:eastAsiaTheme="minorEastAsia"/>
        </w:rPr>
        <w:fldChar w:fldCharType="end"/>
      </w:r>
      <w:r w:rsidRPr="001A1511">
        <w:rPr>
          <w:rFonts w:eastAsiaTheme="minorEastAsia"/>
        </w:rPr>
        <w:t xml:space="preserve">. </w:t>
      </w:r>
    </w:p>
    <w:p w14:paraId="7A89BB2A" w14:textId="77777777" w:rsidR="00DF33F3" w:rsidRDefault="00DF33F3" w:rsidP="00DF33F3">
      <w:pPr>
        <w:rPr>
          <w:rFonts w:eastAsiaTheme="minorEastAsia"/>
        </w:rPr>
      </w:pPr>
      <w:r>
        <w:rPr>
          <w:rFonts w:eastAsiaTheme="minorEastAsia"/>
        </w:rPr>
        <w:t>As discussed previously, the</w:t>
      </w:r>
      <w:r w:rsidRPr="001A1511">
        <w:rPr>
          <w:rFonts w:eastAsiaTheme="minorEastAsia"/>
        </w:rPr>
        <w:t xml:space="preserve"> face is highly integrated and growth affects the face in an integrated way. Statistically this means that landmark locations/measurements will co-vary within a single time point and change over time in a co-ordinated manner.</w:t>
      </w:r>
      <w:r>
        <w:rPr>
          <w:rFonts w:eastAsiaTheme="minorEastAsia"/>
        </w:rPr>
        <w:t xml:space="preserve"> In short, they are correlated.</w:t>
      </w:r>
      <w:r w:rsidRPr="001A1511">
        <w:rPr>
          <w:rFonts w:eastAsiaTheme="minorEastAsia"/>
        </w:rPr>
        <w:t xml:space="preserve"> It is well-known that high degrees of collinearity between variables in ordinary least-squares models causes instability in the parameter estimates. </w:t>
      </w:r>
      <w:proofErr w:type="gramStart"/>
      <w:r>
        <w:rPr>
          <w:rFonts w:eastAsiaTheme="minorEastAsia"/>
        </w:rPr>
        <w:t>Additionally</w:t>
      </w:r>
      <w:proofErr w:type="gramEnd"/>
      <w:r>
        <w:rPr>
          <w:rFonts w:eastAsiaTheme="minorEastAsia"/>
        </w:rPr>
        <w:t xml:space="preserve"> if the shape is defined by many landmarks, e.g. any analysis using spatially-dense quasi-landmarks, the number of variables exceeds the number of observations, meaning that the least squares solution is not defined. </w:t>
      </w:r>
    </w:p>
    <w:p w14:paraId="10DE2FAC" w14:textId="77777777" w:rsidR="00DF33F3" w:rsidRPr="00E37919" w:rsidRDefault="00DF33F3" w:rsidP="00DF33F3">
      <w:r>
        <w:t xml:space="preserve">A general method of dealing with multiple, co-linear variables is to reduce the dimensionality and covariance in the data by re-representing it as one or multiple (but fewer) uncorrelated </w:t>
      </w:r>
      <w:r w:rsidRPr="00F855E8">
        <w:rPr>
          <w:i/>
        </w:rPr>
        <w:t>latent variables</w:t>
      </w:r>
      <w:r>
        <w:t>.  A latent variable is a one-dimensional recoding of multiple variables. Geometrically they are projections onto some direction in a variable space (</w:t>
      </w:r>
      <w:proofErr w:type="spellStart"/>
      <w:r>
        <w:t>e.g</w:t>
      </w:r>
      <w:proofErr w:type="spellEnd"/>
      <w:r>
        <w:t xml:space="preserve"> shape/face-space). </w:t>
      </w:r>
      <w:r w:rsidRPr="00E37919">
        <w:t>These latent variables are determined so a</w:t>
      </w:r>
      <w:r>
        <w:t>s to represent some “important</w:t>
      </w:r>
      <w:r w:rsidRPr="00E37919">
        <w:t xml:space="preserve">” dimension of the covariance structure. What qualifies as interesting or appropriate for a given context depends on the purpose.  </w:t>
      </w:r>
    </w:p>
    <w:p w14:paraId="36D7A53D" w14:textId="77777777" w:rsidR="00DF33F3" w:rsidRDefault="00DF33F3" w:rsidP="00DF33F3">
      <w:r w:rsidRPr="00E37919">
        <w:t>With the dimensionality so reduced and the covariance broken, the problem is simplified to an ordinary least squares regression of latent variables. Projections onto PCs are one example of latent variables. They are “interesting” in that they always capture the maximum residual (after accounting for all previous PCs) variability. One general approach that might be applied to establishing ontogenetic trajectories is Principal Components Regression (PCR). Where the multivariate outcome variables are now projections onto a lim</w:t>
      </w:r>
      <w:r>
        <w:t>ited n</w:t>
      </w:r>
      <w:r w:rsidRPr="00E37919">
        <w:t xml:space="preserve">umber </w:t>
      </w:r>
      <w:r>
        <w:t>(</w:t>
      </w:r>
      <w:r w:rsidRPr="00ED413B">
        <w:rPr>
          <w:i/>
        </w:rPr>
        <w:t>p</w:t>
      </w:r>
      <w:r>
        <w:t>)</w:t>
      </w:r>
      <w:r w:rsidRPr="00E37919">
        <w:t xml:space="preserve"> of</w:t>
      </w:r>
      <w:r>
        <w:t xml:space="preserve"> </w:t>
      </w:r>
      <w:r w:rsidRPr="00E37919">
        <w:t>principal components.</w:t>
      </w:r>
    </w:p>
    <w:p w14:paraId="09EAE124" w14:textId="0C812203" w:rsidR="00DF33F3" w:rsidRDefault="00DF33F3" w:rsidP="00DF33F3">
      <w:pPr>
        <w:rPr>
          <w:rFonts w:eastAsiaTheme="minorEastAsia"/>
          <w:i/>
        </w:rPr>
      </w:pPr>
      <w:r w:rsidRPr="00E37919">
        <w:lastRenderedPageBreak/>
        <w:t xml:space="preserve">A more optimal method of determining latent variables is </w:t>
      </w:r>
      <w:r w:rsidRPr="00E37919">
        <w:rPr>
          <w:i/>
        </w:rPr>
        <w:t xml:space="preserve">partial least-squares </w:t>
      </w:r>
      <w:proofErr w:type="gramStart"/>
      <w:r w:rsidRPr="00E37919">
        <w:rPr>
          <w:i/>
        </w:rPr>
        <w:t>regression</w:t>
      </w:r>
      <w:r w:rsidRPr="00E37919">
        <w:t xml:space="preserve">  (</w:t>
      </w:r>
      <w:proofErr w:type="gramEnd"/>
      <w:r w:rsidRPr="00E37919">
        <w:t xml:space="preserve">PLSR) or </w:t>
      </w:r>
      <w:r w:rsidRPr="00E37919">
        <w:rPr>
          <w:i/>
        </w:rPr>
        <w:t>partial least-squares projection to latent structures</w:t>
      </w:r>
      <w:r w:rsidRPr="00E37919">
        <w:t xml:space="preserve">. </w:t>
      </w:r>
      <w:r>
        <w:t xml:space="preserve">The interested reader may see Appendix </w:t>
      </w:r>
      <w:r w:rsidR="0012634F">
        <w:t xml:space="preserve"> </w:t>
      </w:r>
      <w:r>
        <w:t xml:space="preserve">or elsewhere </w:t>
      </w:r>
      <w:r>
        <w:fldChar w:fldCharType="begin"/>
      </w:r>
      <w:r w:rsidR="00AB2A1C">
        <w:instrText xml:space="preserve"> ADDIN EN.CITE &lt;EndNote&gt;&lt;Cite&gt;&lt;Author&gt;Geladi&lt;/Author&gt;&lt;Year&gt;1986&lt;/Year&gt;&lt;RecNum&gt;325&lt;/RecNum&gt;&lt;Prefix&gt;e.g. &lt;/Prefix&gt;&lt;DisplayText&gt;(e.g. Geladi and Kowalski, 1986)&lt;/DisplayText&gt;&lt;record&gt;&lt;rec-number&gt;325&lt;/rec-number&gt;&lt;foreign-keys&gt;&lt;key app="EN" db-id="adtx5xw0uarxaaepweyvx0twsvspp0s9f0ep" timestamp="1452481865"&gt;325&lt;/key&gt;&lt;/foreign-keys&gt;&lt;ref-type name="Journal Article"&gt;17&lt;/ref-type&gt;&lt;contributors&gt;&lt;authors&gt;&lt;author&gt;Geladi, Paul&lt;/author&gt;&lt;author&gt;Kowalski, Bruce R&lt;/author&gt;&lt;/authors&gt;&lt;/contributors&gt;&lt;titles&gt;&lt;title&gt;Partial least-squares regression: a tutorial&lt;/title&gt;&lt;secondary-title&gt;Analytica chimica acta&lt;/secondary-title&gt;&lt;/titles&gt;&lt;periodical&gt;&lt;full-title&gt;Analytica chimica acta&lt;/full-title&gt;&lt;/periodical&gt;&lt;pages&gt;1-17&lt;/pages&gt;&lt;volume&gt;185&lt;/volume&gt;&lt;dates&gt;&lt;year&gt;1986&lt;/year&gt;&lt;/dates&gt;&lt;isbn&gt;0003-2670&lt;/isbn&gt;&lt;urls&gt;&lt;/urls&gt;&lt;/record&gt;&lt;/Cite&gt;&lt;/EndNote&gt;</w:instrText>
      </w:r>
      <w:r>
        <w:fldChar w:fldCharType="separate"/>
      </w:r>
      <w:r w:rsidR="00AB2A1C">
        <w:rPr>
          <w:noProof/>
        </w:rPr>
        <w:t>(</w:t>
      </w:r>
      <w:hyperlink w:anchor="_ENREF_63" w:tooltip="Geladi, 1986 #325" w:history="1">
        <w:r w:rsidR="00E23A8E">
          <w:rPr>
            <w:noProof/>
          </w:rPr>
          <w:t>e.g. Geladi and Kowalski, 1986</w:t>
        </w:r>
      </w:hyperlink>
      <w:r w:rsidR="00AB2A1C">
        <w:rPr>
          <w:noProof/>
        </w:rPr>
        <w:t>)</w:t>
      </w:r>
      <w:r>
        <w:fldChar w:fldCharType="end"/>
      </w:r>
      <w:r>
        <w:t xml:space="preserve">, for a general description of PLSR. For clarity </w:t>
      </w:r>
      <w:proofErr w:type="gramStart"/>
      <w:r>
        <w:t>here</w:t>
      </w:r>
      <w:proofErr w:type="gramEnd"/>
      <w:r>
        <w:t xml:space="preserve"> we will limit ourselves to the specific case of regressing shape onto the single predictor (age). In PLSR the growth vector </w:t>
      </w:r>
      <m:oMath>
        <m:acc>
          <m:accPr>
            <m:chr m:val="⃖"/>
            <m:ctrlPr>
              <w:rPr>
                <w:rFonts w:ascii="Cambria Math" w:hAnsi="Cambria Math"/>
                <w:i/>
              </w:rPr>
            </m:ctrlPr>
          </m:accPr>
          <m:e>
            <m:r>
              <w:rPr>
                <w:rFonts w:ascii="Cambria Math" w:hAnsi="Cambria Math"/>
              </w:rPr>
              <m:t>q</m:t>
            </m:r>
          </m:e>
        </m:acc>
      </m:oMath>
      <w:r>
        <w:rPr>
          <w:rFonts w:eastAsiaTheme="minorEastAsia"/>
        </w:rPr>
        <w:t>, is determined so that the linear relationship between positions (proje</w:t>
      </w:r>
      <w:proofErr w:type="spellStart"/>
      <w:r>
        <w:rPr>
          <w:rFonts w:eastAsiaTheme="minorEastAsia"/>
        </w:rPr>
        <w:t>ctions</w:t>
      </w:r>
      <w:proofErr w:type="spellEnd"/>
      <w:r>
        <w:rPr>
          <w:rFonts w:eastAsiaTheme="minorEastAsia"/>
        </w:rPr>
        <w:t xml:space="preserve">) onto </w:t>
      </w:r>
      <m:oMath>
        <m:acc>
          <m:accPr>
            <m:chr m:val="⃖"/>
            <m:ctrlPr>
              <w:rPr>
                <w:rFonts w:ascii="Cambria Math" w:hAnsi="Cambria Math"/>
                <w:i/>
              </w:rPr>
            </m:ctrlPr>
          </m:accPr>
          <m:e>
            <m:r>
              <w:rPr>
                <w:rFonts w:ascii="Cambria Math" w:hAnsi="Cambria Math"/>
              </w:rPr>
              <m:t>q</m:t>
            </m:r>
          </m:e>
        </m:acc>
      </m:oMath>
      <w:r>
        <w:rPr>
          <w:rFonts w:eastAsiaTheme="minorEastAsia"/>
        </w:rPr>
        <w:t>, and age is maximised. In the usual parlance of PLSR these projections (</w:t>
      </w:r>
      <m:oMath>
        <m:acc>
          <m:accPr>
            <m:chr m:val="⃖"/>
            <m:ctrlPr>
              <w:rPr>
                <w:rFonts w:ascii="Cambria Math" w:eastAsiaTheme="minorEastAsia" w:hAnsi="Cambria Math"/>
                <w:i/>
              </w:rPr>
            </m:ctrlPr>
          </m:accPr>
          <m:e>
            <m:r>
              <w:rPr>
                <w:rFonts w:ascii="Cambria Math" w:eastAsiaTheme="minorEastAsia" w:hAnsi="Cambria Math"/>
              </w:rPr>
              <m:t>u</m:t>
            </m:r>
          </m:e>
        </m:acc>
      </m:oMath>
      <w:r>
        <w:rPr>
          <w:rFonts w:eastAsiaTheme="minorEastAsia"/>
        </w:rPr>
        <w:t xml:space="preserve">) is the latent variable. Simple linear regression of u onto age, estimates </w:t>
      </w:r>
      <w:r>
        <w:rPr>
          <w:rFonts w:eastAsiaTheme="minorEastAsia"/>
          <w:i/>
        </w:rPr>
        <w:t xml:space="preserve">b, </w:t>
      </w:r>
      <w:r>
        <w:rPr>
          <w:rFonts w:eastAsiaTheme="minorEastAsia"/>
        </w:rPr>
        <w:t>establishing the relationship between age and position on the growth vector:</w:t>
      </w:r>
    </w:p>
    <w:p w14:paraId="12CBDC9A" w14:textId="77777777" w:rsidR="00DF33F3" w:rsidRPr="00A56457" w:rsidRDefault="000A04BD" w:rsidP="00DF33F3">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=b*</m:t>
          </m:r>
          <m:acc>
            <m:accPr>
              <m:chr m:val="⃖"/>
              <m:ctrlPr>
                <w:rPr>
                  <w:rFonts w:ascii="Cambria Math" w:eastAsiaTheme="minorEastAsia" w:hAnsi="Cambria Math"/>
                  <w:i/>
                </w:rPr>
              </m:ctrlPr>
            </m:accPr>
            <m:e>
              <m:r>
                <w:rPr>
                  <w:rFonts w:ascii="Cambria Math" w:eastAsiaTheme="minorEastAsia" w:hAnsi="Cambria Math"/>
                </w:rPr>
                <m:t>age</m:t>
              </m:r>
            </m:e>
          </m:acc>
        </m:oMath>
      </m:oMathPara>
    </w:p>
    <w:p w14:paraId="31DAAE1A" w14:textId="77777777" w:rsidR="00DF33F3" w:rsidRDefault="00DF33F3" w:rsidP="00DF33F3">
      <w:pPr>
        <w:rPr>
          <w:rFonts w:eastAsiaTheme="minorEastAsia"/>
        </w:rPr>
      </w:pPr>
    </w:p>
    <w:p w14:paraId="2D55F117" w14:textId="77777777" w:rsidR="00DF33F3" w:rsidRDefault="00DF33F3" w:rsidP="00DF33F3">
      <w:pPr>
        <w:rPr>
          <w:rFonts w:eastAsiaTheme="minorEastAsia"/>
        </w:rPr>
      </w:pPr>
      <w:r>
        <w:rPr>
          <w:rFonts w:eastAsiaTheme="minorEastAsia"/>
          <w:i/>
        </w:rPr>
        <w:t xml:space="preserve">. </w:t>
      </w:r>
      <w:r>
        <w:rPr>
          <w:rFonts w:eastAsiaTheme="minorEastAsia"/>
        </w:rPr>
        <w:t xml:space="preserve">And Y (shape) can be predicted using the model established in section </w:t>
      </w:r>
      <w:r>
        <w:rPr>
          <w:rFonts w:eastAsiaTheme="minorEastAsia"/>
        </w:rPr>
        <w:fldChar w:fldCharType="begin"/>
      </w:r>
      <w:r>
        <w:rPr>
          <w:rFonts w:eastAsiaTheme="minorEastAsia"/>
        </w:rPr>
        <w:instrText xml:space="preserve"> REF _Ref442192438 \r \h </w:instrText>
      </w:r>
      <w:r>
        <w:rPr>
          <w:rFonts w:eastAsiaTheme="minorEastAsia"/>
        </w:rPr>
      </w:r>
      <w:r>
        <w:rPr>
          <w:rFonts w:eastAsiaTheme="minorEastAsia"/>
        </w:rPr>
        <w:fldChar w:fldCharType="separate"/>
      </w:r>
      <w:r w:rsidR="006439E2">
        <w:rPr>
          <w:rFonts w:eastAsiaTheme="minorEastAsia"/>
        </w:rPr>
        <w:t>1.6.1.2.1</w:t>
      </w:r>
      <w:r>
        <w:rPr>
          <w:rFonts w:eastAsiaTheme="minorEastAsia"/>
        </w:rPr>
        <w:fldChar w:fldCharType="end"/>
      </w:r>
      <w:r>
        <w:rPr>
          <w:rFonts w:eastAsiaTheme="minorEastAsia"/>
        </w:rPr>
        <w:t>.</w:t>
      </w:r>
    </w:p>
    <w:p w14:paraId="550ECA6F" w14:textId="77777777" w:rsidR="00DF33F3" w:rsidRPr="00456FD7" w:rsidRDefault="00DF33F3" w:rsidP="00DF33F3">
      <w:pPr>
        <w:rPr>
          <w:rFonts w:eastAsiaTheme="minorEastAsia"/>
        </w:rPr>
      </w:pPr>
      <m:oMathPara>
        <m:oMath>
          <m:r>
            <w:rPr>
              <w:rFonts w:ascii="Cambria Math" w:eastAsiaTheme="minorEastAsia" w:hAnsi="Cambria Math"/>
            </w:rPr>
            <m:t>Y=b*</m:t>
          </m:r>
          <m:acc>
            <m:accPr>
              <m:chr m:val="⃖"/>
              <m:ctrlPr>
                <w:rPr>
                  <w:rFonts w:ascii="Cambria Math" w:eastAsiaTheme="minorEastAsia" w:hAnsi="Cambria Math"/>
                  <w:i/>
                </w:rPr>
              </m:ctrlPr>
            </m:accPr>
            <m:e>
              <m:r>
                <w:rPr>
                  <w:rFonts w:ascii="Cambria Math" w:eastAsiaTheme="minorEastAsia" w:hAnsi="Cambria Math"/>
                </w:rPr>
                <m:t>age</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T</m:t>
              </m:r>
            </m:sup>
          </m:sSup>
        </m:oMath>
      </m:oMathPara>
    </w:p>
    <w:p w14:paraId="3378DE50" w14:textId="683A7A30" w:rsidR="00DF33F3" w:rsidRPr="00E37919" w:rsidRDefault="00200ECF" w:rsidP="00200ECF">
      <w:pPr>
        <w:pStyle w:val="Heading3"/>
      </w:pPr>
      <w:r>
        <w:t>Modelling non-linear growth rate along a single growth vector</w:t>
      </w:r>
    </w:p>
    <w:p w14:paraId="6BA2D1A1" w14:textId="77777777" w:rsidR="00DF33F3" w:rsidRPr="00085EC3" w:rsidRDefault="00DF33F3" w:rsidP="00DF33F3">
      <w:r>
        <w:t>As explained in the previous section</w:t>
      </w:r>
    </w:p>
    <w:p w14:paraId="605102D3" w14:textId="77777777" w:rsidR="00DF33F3" w:rsidRPr="00E37919" w:rsidRDefault="00DF33F3" w:rsidP="00DF33F3">
      <m:oMathPara>
        <m:oMath>
          <m:r>
            <w:rPr>
              <w:rFonts w:ascii="Cambria Math" w:eastAsiaTheme="minorEastAsia" w:hAnsi="Cambria Math"/>
            </w:rPr>
            <m:t>Y=b*</m:t>
          </m:r>
          <m:acc>
            <m:accPr>
              <m:chr m:val="⃖"/>
              <m:ctrlPr>
                <w:rPr>
                  <w:rFonts w:ascii="Cambria Math" w:eastAsiaTheme="minorEastAsia" w:hAnsi="Cambria Math"/>
                  <w:i/>
                </w:rPr>
              </m:ctrlPr>
            </m:accPr>
            <m:e>
              <m:r>
                <w:rPr>
                  <w:rFonts w:ascii="Cambria Math" w:eastAsiaTheme="minorEastAsia" w:hAnsi="Cambria Math"/>
                </w:rPr>
                <m:t>age</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T</m:t>
              </m:r>
            </m:sup>
          </m:sSup>
        </m:oMath>
      </m:oMathPara>
    </w:p>
    <w:p w14:paraId="1EE643E1" w14:textId="7F765E8E" w:rsidR="00DF33F3" w:rsidRDefault="00DF33F3" w:rsidP="00DF33F3">
      <w:r>
        <w:t xml:space="preserve">relates a person’s age to their position along the growth vector via a linear function, modelled as the single coefficient </w:t>
      </w:r>
      <w:r w:rsidRPr="00085EC3">
        <w:rPr>
          <w:i/>
        </w:rPr>
        <w:t>b</w:t>
      </w:r>
      <w:r w:rsidR="00AB2A1C">
        <w:t>. O</w:t>
      </w:r>
      <w:r>
        <w:t>ne can consider, this a special case of a general class of models:</w:t>
      </w:r>
    </w:p>
    <w:p w14:paraId="02C6BF72" w14:textId="77777777" w:rsidR="00DF33F3" w:rsidRDefault="00DF33F3" w:rsidP="00DF33F3">
      <w:pPr>
        <w:jc w:val="center"/>
      </w:pPr>
      <m:oMathPara>
        <m:oMath>
          <m:r>
            <w:rPr>
              <w:rFonts w:ascii="Cambria Math" w:eastAsiaTheme="minorEastAsia" w:hAnsi="Cambria Math"/>
            </w:rPr>
            <m:t>Y=f(</m:t>
          </m:r>
          <m:acc>
            <m:accPr>
              <m:chr m:val="⃖"/>
              <m:ctrlPr>
                <w:rPr>
                  <w:rFonts w:ascii="Cambria Math" w:eastAsiaTheme="minorEastAsia" w:hAnsi="Cambria Math"/>
                  <w:i/>
                </w:rPr>
              </m:ctrlPr>
            </m:accPr>
            <m:e>
              <m:r>
                <w:rPr>
                  <w:rFonts w:ascii="Cambria Math" w:eastAsiaTheme="minorEastAsia" w:hAnsi="Cambria Math"/>
                </w:rPr>
                <m:t>age</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T</m:t>
              </m:r>
            </m:sup>
          </m:sSup>
        </m:oMath>
      </m:oMathPara>
    </w:p>
    <w:p w14:paraId="1DAB2E71" w14:textId="77777777" w:rsidR="00DF33F3" w:rsidRDefault="00DF33F3" w:rsidP="00DF33F3">
      <w:r>
        <w:t>.</w:t>
      </w:r>
      <m:oMath>
        <m:r>
          <w:rPr>
            <w:rFonts w:ascii="Cambria Math" w:eastAsiaTheme="minorEastAsia" w:hAnsi="Cambria Math"/>
          </w:rPr>
          <m:t xml:space="preserve"> f(</m:t>
        </m:r>
        <m:acc>
          <m:accPr>
            <m:chr m:val="⃖"/>
            <m:ctrlPr>
              <w:rPr>
                <w:rFonts w:ascii="Cambria Math" w:eastAsiaTheme="minorEastAsia" w:hAnsi="Cambria Math"/>
                <w:i/>
              </w:rPr>
            </m:ctrlPr>
          </m:accPr>
          <m:e>
            <m:r>
              <w:rPr>
                <w:rFonts w:ascii="Cambria Math" w:eastAsiaTheme="minorEastAsia" w:hAnsi="Cambria Math"/>
              </w:rPr>
              <m:t>age</m:t>
            </m:r>
          </m:e>
        </m:acc>
        <m:r>
          <w:rPr>
            <w:rFonts w:ascii="Cambria Math" w:eastAsiaTheme="minorEastAsia" w:hAnsi="Cambria Math"/>
          </w:rPr>
          <m:t>)</m:t>
        </m:r>
      </m:oMath>
      <w:r>
        <w:rPr>
          <w:rFonts w:eastAsiaTheme="minorEastAsia"/>
        </w:rPr>
        <w:t xml:space="preserve"> relates age to the normal position along the growth vector </w:t>
      </w:r>
      <w:r w:rsidRPr="00ED413B">
        <w:rPr>
          <w:rFonts w:eastAsiaTheme="minorEastAsia"/>
          <w:i/>
        </w:rPr>
        <w:t>q</w:t>
      </w:r>
      <w:r>
        <w:t xml:space="preserve"> at that age. A way to model nonlinear growth rate (along a single direction) is to </w:t>
      </w:r>
      <w:proofErr w:type="gramStart"/>
      <w:r>
        <w:t>make .</w:t>
      </w:r>
      <w:proofErr w:type="gramEnd"/>
      <w:r>
        <w:t xml:space="preserve"> </w:t>
      </w:r>
      <m:oMath>
        <m:r>
          <w:rPr>
            <w:rFonts w:ascii="Cambria Math" w:eastAsiaTheme="minorEastAsia" w:hAnsi="Cambria Math"/>
          </w:rPr>
          <m:t>f(</m:t>
        </m:r>
        <m:acc>
          <m:accPr>
            <m:chr m:val="⃖"/>
            <m:ctrlPr>
              <w:rPr>
                <w:rFonts w:ascii="Cambria Math" w:eastAsiaTheme="minorEastAsia" w:hAnsi="Cambria Math"/>
                <w:i/>
              </w:rPr>
            </m:ctrlPr>
          </m:accPr>
          <m:e>
            <m:r>
              <w:rPr>
                <w:rFonts w:ascii="Cambria Math" w:eastAsiaTheme="minorEastAsia" w:hAnsi="Cambria Math"/>
              </w:rPr>
              <m:t>age</m:t>
            </m:r>
          </m:e>
        </m:acc>
        <m:r>
          <w:rPr>
            <w:rFonts w:ascii="Cambria Math" w:eastAsiaTheme="minorEastAsia" w:hAnsi="Cambria Math"/>
          </w:rPr>
          <m:t>)</m:t>
        </m:r>
      </m:oMath>
      <w:r>
        <w:rPr>
          <w:rFonts w:eastAsiaTheme="minorEastAsia"/>
        </w:rPr>
        <w:t xml:space="preserve"> non-linear.</w:t>
      </w:r>
    </w:p>
    <w:p w14:paraId="4B21571B" w14:textId="77777777" w:rsidR="00DF33F3" w:rsidRPr="00467AF1" w:rsidRDefault="00DF33F3" w:rsidP="00DF33F3">
      <w:r w:rsidRPr="00467AF1">
        <w:t>There are many classes of non-linear functions used to model nonlinear relationships. Such as polynomial</w:t>
      </w:r>
      <w:r>
        <w:t xml:space="preserve"> e.g. quadratic (n=2) or cubic (n=3) </w:t>
      </w:r>
      <w:r w:rsidRPr="00366C2B">
        <w:t xml:space="preserve">see </w:t>
      </w:r>
      <w:r w:rsidRPr="00366C2B">
        <w:fldChar w:fldCharType="begin"/>
      </w:r>
      <w:r w:rsidRPr="00366C2B">
        <w:instrText xml:space="preserve"> REF _Ref440893151 \h </w:instrText>
      </w:r>
      <w:r>
        <w:instrText xml:space="preserve"> \* MERGEFORMAT </w:instrText>
      </w:r>
      <w:r w:rsidRPr="00366C2B">
        <w:fldChar w:fldCharType="separate"/>
      </w:r>
      <w:r w:rsidR="006439E2" w:rsidRPr="006439E2">
        <w:t>Figure 2.13</w:t>
      </w:r>
      <w:r w:rsidRPr="00366C2B">
        <w:fldChar w:fldCharType="end"/>
      </w:r>
      <w:r w:rsidRPr="00366C2B">
        <w:t>:</w:t>
      </w:r>
    </w:p>
    <w:p w14:paraId="59177E2C" w14:textId="77777777" w:rsidR="00DF33F3" w:rsidRPr="00467AF1" w:rsidRDefault="00DF33F3" w:rsidP="00DF33F3">
      <w:pPr>
        <w:jc w:val="center"/>
      </w:pPr>
      <m:oMathPara>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 xml:space="preserve"> </m:t>
          </m:r>
        </m:oMath>
      </m:oMathPara>
    </w:p>
    <w:p w14:paraId="7550563E" w14:textId="77777777" w:rsidR="00DF33F3" w:rsidRPr="00467AF1" w:rsidRDefault="00DF33F3" w:rsidP="00DF33F3">
      <w:r w:rsidRPr="00467AF1">
        <w:t xml:space="preserve">A very versatile approach is a spline function. </w:t>
      </w:r>
      <w:r>
        <w:t>The flexibility of a spline function is in that it allows different functions to specify the relationship between for different values of x (e.g. age). E.g. between age 1 and age 2</w:t>
      </w:r>
      <m:oMath>
        <m:r>
          <w:rPr>
            <w:rFonts w:ascii="Cambria Math" w:eastAsiaTheme="minorEastAsia" w:hAnsi="Cambria Math"/>
          </w:rPr>
          <m:t xml:space="preserve"> f(</m:t>
        </m:r>
        <m:acc>
          <m:accPr>
            <m:chr m:val="⃖"/>
            <m:ctrlPr>
              <w:rPr>
                <w:rFonts w:ascii="Cambria Math" w:eastAsiaTheme="minorEastAsia" w:hAnsi="Cambria Math"/>
                <w:i/>
              </w:rPr>
            </m:ctrlPr>
          </m:accPr>
          <m:e>
            <m:r>
              <w:rPr>
                <w:rFonts w:ascii="Cambria Math" w:eastAsiaTheme="minorEastAsia" w:hAnsi="Cambria Math"/>
              </w:rPr>
              <m:t>age</m:t>
            </m:r>
          </m:e>
        </m:acc>
        <m:r>
          <w:rPr>
            <w:rFonts w:ascii="Cambria Math" w:eastAsiaTheme="minorEastAsia" w:hAnsi="Cambria Math"/>
          </w:rPr>
          <m:t>)</m:t>
        </m:r>
      </m:oMath>
      <w:r>
        <w:t xml:space="preserve"> may be one function a</w:t>
      </w:r>
      <w:proofErr w:type="spellStart"/>
      <w:r>
        <w:t>nd</w:t>
      </w:r>
      <w:proofErr w:type="spellEnd"/>
      <w:r>
        <w:t xml:space="preserve"> between age 2 and 3 another.  T</w:t>
      </w:r>
      <w:r w:rsidRPr="00467AF1">
        <w:t>he simplest case is a piecewi</w:t>
      </w:r>
      <w:r>
        <w:t>se-linear spline where the function is always linear (</w:t>
      </w:r>
      <w:r>
        <w:fldChar w:fldCharType="begin"/>
      </w:r>
      <w:r>
        <w:instrText xml:space="preserve"> REF _Ref441405757 \h </w:instrText>
      </w:r>
      <w:r>
        <w:fldChar w:fldCharType="separate"/>
      </w:r>
      <w:r w:rsidR="006439E2" w:rsidRPr="00467AF1">
        <w:t xml:space="preserve">Figure </w:t>
      </w:r>
      <w:r w:rsidR="006439E2">
        <w:rPr>
          <w:noProof/>
        </w:rPr>
        <w:t>2</w:t>
      </w:r>
      <w:r w:rsidR="006439E2" w:rsidRPr="00467AF1">
        <w:t>.</w:t>
      </w:r>
      <w:r w:rsidR="006439E2">
        <w:rPr>
          <w:noProof/>
        </w:rPr>
        <w:t>14</w:t>
      </w:r>
      <w:r>
        <w:fldChar w:fldCharType="end"/>
      </w:r>
      <w:r>
        <w:t>)</w:t>
      </w:r>
      <w:r w:rsidRPr="00467AF1">
        <w:t>.</w:t>
      </w:r>
    </w:p>
    <w:p w14:paraId="260976D2" w14:textId="77777777" w:rsidR="00DF33F3" w:rsidRDefault="00DF33F3" w:rsidP="00DF33F3">
      <w:pPr>
        <w:jc w:val="center"/>
      </w:pPr>
      <w:r w:rsidRPr="00467AF1">
        <w:t xml:space="preserve">[Insert </w:t>
      </w:r>
      <w:r w:rsidRPr="00467AF1">
        <w:fldChar w:fldCharType="begin"/>
      </w:r>
      <w:r w:rsidRPr="00467AF1">
        <w:instrText xml:space="preserve"> REF _Ref440893151 \h </w:instrText>
      </w:r>
      <w:r w:rsidRPr="00467AF1">
        <w:fldChar w:fldCharType="separate"/>
      </w:r>
      <w:r w:rsidR="006439E2" w:rsidRPr="00467AF1">
        <w:rPr>
          <w:i/>
          <w:iCs/>
          <w:sz w:val="18"/>
          <w:szCs w:val="18"/>
        </w:rPr>
        <w:t xml:space="preserve">Figure </w:t>
      </w:r>
      <w:r w:rsidR="006439E2">
        <w:rPr>
          <w:i/>
          <w:iCs/>
          <w:noProof/>
          <w:sz w:val="18"/>
          <w:szCs w:val="18"/>
        </w:rPr>
        <w:t>2</w:t>
      </w:r>
      <w:r w:rsidR="006439E2" w:rsidRPr="00467AF1">
        <w:rPr>
          <w:i/>
          <w:iCs/>
          <w:sz w:val="18"/>
          <w:szCs w:val="18"/>
        </w:rPr>
        <w:t>.</w:t>
      </w:r>
      <w:r w:rsidR="006439E2">
        <w:rPr>
          <w:i/>
          <w:iCs/>
          <w:noProof/>
          <w:sz w:val="18"/>
          <w:szCs w:val="18"/>
        </w:rPr>
        <w:t>13</w:t>
      </w:r>
      <w:r w:rsidRPr="00467AF1">
        <w:fldChar w:fldCharType="end"/>
      </w:r>
      <w:r w:rsidRPr="00467AF1">
        <w:t xml:space="preserve"> about here]</w:t>
      </w:r>
    </w:p>
    <w:p w14:paraId="54201826" w14:textId="77777777" w:rsidR="00DF33F3" w:rsidRDefault="00DF33F3" w:rsidP="00DF33F3">
      <w:pPr>
        <w:jc w:val="center"/>
      </w:pPr>
      <w:r>
        <w:t xml:space="preserve">[Insert </w:t>
      </w:r>
      <w:r>
        <w:fldChar w:fldCharType="begin"/>
      </w:r>
      <w:r>
        <w:instrText xml:space="preserve"> REF _Ref441405757 \h </w:instrText>
      </w:r>
      <w:r>
        <w:fldChar w:fldCharType="separate"/>
      </w:r>
      <w:r w:rsidR="006439E2" w:rsidRPr="00467AF1">
        <w:t xml:space="preserve">Figure </w:t>
      </w:r>
      <w:r w:rsidR="006439E2">
        <w:rPr>
          <w:noProof/>
        </w:rPr>
        <w:t>2</w:t>
      </w:r>
      <w:r w:rsidR="006439E2" w:rsidRPr="00467AF1">
        <w:t>.</w:t>
      </w:r>
      <w:r w:rsidR="006439E2">
        <w:rPr>
          <w:noProof/>
        </w:rPr>
        <w:t>14</w:t>
      </w:r>
      <w:r>
        <w:fldChar w:fldCharType="end"/>
      </w:r>
      <w:r>
        <w:t xml:space="preserve"> about here]</w:t>
      </w:r>
    </w:p>
    <w:p w14:paraId="6E4B5D0B" w14:textId="05C838E4" w:rsidR="00DF33F3" w:rsidRDefault="00DF33F3" w:rsidP="00DF33F3">
      <w:pPr>
        <w:rPr>
          <w:rFonts w:eastAsiaTheme="minorEastAsia"/>
        </w:rPr>
      </w:pPr>
      <w:r>
        <w:lastRenderedPageBreak/>
        <w:t>Such non-linear relations have been incorporated into the PLS regression model. To the best of our knowledge these have never been applied</w:t>
      </w:r>
      <w:r w:rsidR="00A15DF1">
        <w:t xml:space="preserve"> to modelling growth. Appendix </w:t>
      </w:r>
      <w:r w:rsidR="00A15DF1">
        <w:fldChar w:fldCharType="begin"/>
      </w:r>
      <w:r w:rsidR="00A15DF1">
        <w:instrText xml:space="preserve"> REF _Ref442364950 \r \h </w:instrText>
      </w:r>
      <w:r w:rsidR="00A15DF1">
        <w:fldChar w:fldCharType="separate"/>
      </w:r>
      <w:r w:rsidR="006439E2">
        <w:t>2.1</w:t>
      </w:r>
      <w:r w:rsidR="00A15DF1">
        <w:fldChar w:fldCharType="end"/>
      </w:r>
      <w:r>
        <w:t xml:space="preserve"> discusses these methods in more general terms, but as per the linear model we will present the model as appropriate to this context.  Whereas in linear PLS the vector </w:t>
      </w:r>
      <m:oMath>
        <m:acc>
          <m:accPr>
            <m:chr m:val="⃖"/>
            <m:ctrlPr>
              <w:rPr>
                <w:rFonts w:ascii="Cambria Math" w:hAnsi="Cambria Math"/>
                <w:i/>
              </w:rPr>
            </m:ctrlPr>
          </m:accPr>
          <m:e>
            <m:r>
              <w:rPr>
                <w:rFonts w:ascii="Cambria Math" w:hAnsi="Cambria Math"/>
              </w:rPr>
              <m:t>q</m:t>
            </m:r>
          </m:e>
        </m:acc>
      </m:oMath>
      <w:r>
        <w:t xml:space="preserve"> is determined so as to maximise the linear relationship between age and projections </w:t>
      </w:r>
      <m:oMath>
        <m:acc>
          <m:accPr>
            <m:chr m:val="⃖"/>
            <m:ctrlPr>
              <w:rPr>
                <w:rFonts w:ascii="Cambria Math" w:hAnsi="Cambria Math"/>
                <w:i/>
              </w:rPr>
            </m:ctrlPr>
          </m:accPr>
          <m:e>
            <m:r>
              <w:rPr>
                <w:rFonts w:ascii="Cambria Math" w:hAnsi="Cambria Math"/>
              </w:rPr>
              <m:t>u</m:t>
            </m:r>
          </m:e>
        </m:acc>
      </m:oMath>
      <w:r>
        <w:t xml:space="preserve"> onto the growth vector </w:t>
      </w:r>
      <m:oMath>
        <m:acc>
          <m:accPr>
            <m:chr m:val="⃖"/>
            <m:ctrlPr>
              <w:rPr>
                <w:rFonts w:ascii="Cambria Math" w:hAnsi="Cambria Math"/>
                <w:i/>
              </w:rPr>
            </m:ctrlPr>
          </m:accPr>
          <m:e>
            <m:r>
              <w:rPr>
                <w:rFonts w:ascii="Cambria Math" w:hAnsi="Cambria Math"/>
              </w:rPr>
              <m:t>q</m:t>
            </m:r>
          </m:e>
        </m:acc>
      </m:oMath>
      <w:r>
        <w:t>. In non-linear PLS they are determined so as to maximise the non-linear (e.g. quadratic) relationship (s</w:t>
      </w:r>
      <w:r w:rsidRPr="00226A7B">
        <w:t xml:space="preserve">ee </w:t>
      </w:r>
      <w:r w:rsidRPr="00226A7B">
        <w:fldChar w:fldCharType="begin"/>
      </w:r>
      <w:r w:rsidRPr="00226A7B">
        <w:instrText xml:space="preserve"> REF _Ref441406294 \h </w:instrText>
      </w:r>
      <w:r>
        <w:instrText xml:space="preserve"> \* MERGEFORMAT </w:instrText>
      </w:r>
      <w:r w:rsidRPr="00226A7B">
        <w:fldChar w:fldCharType="separate"/>
      </w:r>
      <w:r w:rsidR="006439E2" w:rsidRPr="006439E2">
        <w:t>Figure 2.15</w:t>
      </w:r>
      <w:r w:rsidRPr="00226A7B">
        <w:fldChar w:fldCharType="end"/>
      </w:r>
      <w:r>
        <w:t xml:space="preserve">).  The function relating age to </w:t>
      </w:r>
      <m:oMath>
        <m:acc>
          <m:accPr>
            <m:chr m:val="⃖"/>
            <m:ctrlPr>
              <w:rPr>
                <w:rFonts w:ascii="Cambria Math" w:hAnsi="Cambria Math"/>
                <w:i/>
              </w:rPr>
            </m:ctrlPr>
          </m:accPr>
          <m:e>
            <m:r>
              <w:rPr>
                <w:rFonts w:ascii="Cambria Math" w:hAnsi="Cambria Math"/>
              </w:rPr>
              <m:t>u</m:t>
            </m:r>
          </m:e>
        </m:acc>
      </m:oMath>
      <w:r>
        <w:t xml:space="preserve"> is non-linear. That is, the first derivative that is not the same for all values of age, thus modelling variations in growth-rate. </w:t>
      </w:r>
    </w:p>
    <w:p w14:paraId="3836B36F" w14:textId="1B71798D" w:rsidR="00DF33F3" w:rsidRPr="00200ECF" w:rsidRDefault="00DF33F3" w:rsidP="00DF33F3">
      <w:pPr>
        <w:rPr>
          <w:rFonts w:eastAsiaTheme="minorEastAsia"/>
        </w:rPr>
      </w:pPr>
      <w:r>
        <w:rPr>
          <w:rFonts w:eastAsiaTheme="minorEastAsia"/>
        </w:rPr>
        <w:t xml:space="preserve"> In general </w:t>
      </w:r>
      <m:oMath>
        <m:r>
          <w:rPr>
            <w:rFonts w:ascii="Cambria Math" w:eastAsiaTheme="minorEastAsia" w:hAnsi="Cambria Math"/>
          </w:rPr>
          <m:t>f(</m:t>
        </m:r>
        <m:acc>
          <m:accPr>
            <m:chr m:val="⃖"/>
            <m:ctrlPr>
              <w:rPr>
                <w:rFonts w:ascii="Cambria Math" w:eastAsiaTheme="minorEastAsia" w:hAnsi="Cambria Math"/>
                <w:i/>
              </w:rPr>
            </m:ctrlPr>
          </m:accPr>
          <m:e>
            <m:r>
              <w:rPr>
                <w:rFonts w:ascii="Cambria Math" w:eastAsiaTheme="minorEastAsia" w:hAnsi="Cambria Math"/>
              </w:rPr>
              <m:t>age</m:t>
            </m:r>
          </m:e>
        </m:acc>
        <m:r>
          <w:rPr>
            <w:rFonts w:ascii="Cambria Math" w:eastAsiaTheme="minorEastAsia" w:hAnsi="Cambria Math"/>
          </w:rPr>
          <m:t>)</m:t>
        </m:r>
      </m:oMath>
      <w:r>
        <w:rPr>
          <w:rFonts w:eastAsiaTheme="minorEastAsia"/>
        </w:rPr>
        <w:t xml:space="preserve"> </w:t>
      </w:r>
      <w:r w:rsidRPr="00523028">
        <w:rPr>
          <w:rFonts w:eastAsiaTheme="minorEastAsia"/>
        </w:rPr>
        <w:t xml:space="preserve">can be any nonlinear function that is continuous and differentiable </w:t>
      </w:r>
      <w:r w:rsidRPr="00523028">
        <w:rPr>
          <w:rFonts w:eastAsiaTheme="minorEastAsia"/>
        </w:rPr>
        <w:fldChar w:fldCharType="begin"/>
      </w:r>
      <w:r w:rsidR="00AB2A1C">
        <w:rPr>
          <w:rFonts w:eastAsiaTheme="minorEastAsia"/>
        </w:rPr>
        <w:instrText xml:space="preserve"> ADDIN EN.CITE &lt;EndNote&gt;&lt;Cite&gt;&lt;Author&gt;Wold&lt;/Author&gt;&lt;Year&gt;1989&lt;/Year&gt;&lt;RecNum&gt;324&lt;/RecNum&gt;&lt;DisplayText&gt;(Wold et al., 1989)&lt;/DisplayText&gt;&lt;record&gt;&lt;rec-number&gt;324&lt;/rec-number&gt;&lt;foreign-keys&gt;&lt;key app="EN" db-id="adtx5xw0uarxaaepweyvx0twsvspp0s9f0ep" timestamp="1452133048"&gt;324&lt;/key&gt;&lt;/foreign-keys&gt;&lt;ref-type name="Journal Article"&gt;17&lt;/ref-type&gt;&lt;contributors&gt;&lt;authors&gt;&lt;author&gt;Wold, Svante&lt;/author&gt;&lt;author&gt;Kettaneh-Wold, Nouna&lt;/author&gt;&lt;author&gt;Skagerberg, Bert&lt;/author&gt;&lt;/authors&gt;&lt;/contributors&gt;&lt;titles&gt;&lt;title&gt;Nonlinear PLS modeling&lt;/title&gt;&lt;secondary-title&gt;Chemometrics and Intelligent Laboratory Systems&lt;/secondary-title&gt;&lt;/titles&gt;&lt;periodical&gt;&lt;full-title&gt;Chemometrics and intelligent laboratory systems&lt;/full-title&gt;&lt;/periodical&gt;&lt;pages&gt;53-65&lt;/pages&gt;&lt;volume&gt;7&lt;/volume&gt;&lt;number&gt;1&lt;/number&gt;&lt;dates&gt;&lt;year&gt;1989&lt;/year&gt;&lt;/dates&gt;&lt;isbn&gt;0169-7439&lt;/isbn&gt;&lt;urls&gt;&lt;/urls&gt;&lt;/record&gt;&lt;/Cite&gt;&lt;/EndNote&gt;</w:instrText>
      </w:r>
      <w:r w:rsidRPr="00523028">
        <w:rPr>
          <w:rFonts w:eastAsiaTheme="minorEastAsia"/>
        </w:rPr>
        <w:fldChar w:fldCharType="separate"/>
      </w:r>
      <w:r w:rsidR="00AB2A1C">
        <w:rPr>
          <w:rFonts w:eastAsiaTheme="minorEastAsia"/>
          <w:noProof/>
        </w:rPr>
        <w:t>(</w:t>
      </w:r>
      <w:hyperlink w:anchor="_ENREF_137" w:tooltip="Wold, 1989 #324" w:history="1">
        <w:r w:rsidR="00E23A8E">
          <w:rPr>
            <w:rFonts w:eastAsiaTheme="minorEastAsia"/>
            <w:noProof/>
          </w:rPr>
          <w:t>Wold et al., 1989</w:t>
        </w:r>
      </w:hyperlink>
      <w:r w:rsidR="00AB2A1C">
        <w:rPr>
          <w:rFonts w:eastAsiaTheme="minorEastAsia"/>
          <w:noProof/>
        </w:rPr>
        <w:t>)</w:t>
      </w:r>
      <w:r w:rsidRPr="00523028">
        <w:rPr>
          <w:rFonts w:eastAsiaTheme="minorEastAsia"/>
        </w:rPr>
        <w:fldChar w:fldCharType="end"/>
      </w:r>
      <w:r>
        <w:rPr>
          <w:rFonts w:eastAsiaTheme="minorEastAsia"/>
        </w:rPr>
        <w:t>.</w:t>
      </w:r>
      <w:r w:rsidRPr="00523028">
        <w:rPr>
          <w:rFonts w:eastAsiaTheme="minorEastAsia"/>
        </w:rPr>
        <w:t xml:space="preserve"> Wold </w:t>
      </w:r>
      <w:r w:rsidRPr="00523028">
        <w:rPr>
          <w:rFonts w:eastAsiaTheme="minorEastAsia"/>
        </w:rPr>
        <w:fldChar w:fldCharType="begin"/>
      </w:r>
      <w:r w:rsidR="00AB2A1C">
        <w:rPr>
          <w:rFonts w:eastAsiaTheme="minorEastAsia"/>
        </w:rPr>
        <w:instrText xml:space="preserve"> ADDIN EN.CITE &lt;EndNote&gt;&lt;Cite ExcludeAuth="1"&gt;&lt;Author&gt;Wold&lt;/Author&gt;&lt;Year&gt;1989&lt;/Year&gt;&lt;RecNum&gt;324&lt;/RecNum&gt;&lt;DisplayText&gt;(1989)&lt;/DisplayText&gt;&lt;record&gt;&lt;rec-number&gt;324&lt;/rec-number&gt;&lt;foreign-keys&gt;&lt;key app="EN" db-id="adtx5xw0uarxaaepweyvx0twsvspp0s9f0ep" timestamp="1452133048"&gt;324&lt;/key&gt;&lt;/foreign-keys&gt;&lt;ref-type name="Journal Article"&gt;17&lt;/ref-type&gt;&lt;contributors&gt;&lt;authors&gt;&lt;author&gt;Wold, Svante&lt;/author&gt;&lt;author&gt;Kettaneh-Wold, Nouna&lt;/author&gt;&lt;author&gt;Skagerberg, Bert&lt;/author&gt;&lt;/authors&gt;&lt;/contributors&gt;&lt;titles&gt;&lt;title&gt;Nonlinear PLS modeling&lt;/title&gt;&lt;secondary-title&gt;Chemometrics and Intelligent Laboratory Systems&lt;/secondary-title&gt;&lt;/titles&gt;&lt;periodical&gt;&lt;full-title&gt;Chemometrics and intelligent laboratory systems&lt;/full-title&gt;&lt;/periodical&gt;&lt;pages&gt;53-65&lt;/pages&gt;&lt;volume&gt;7&lt;/volume&gt;&lt;number&gt;1&lt;/number&gt;&lt;dates&gt;&lt;year&gt;1989&lt;/year&gt;&lt;/dates&gt;&lt;isbn&gt;0169-7439&lt;/isbn&gt;&lt;urls&gt;&lt;/urls&gt;&lt;/record&gt;&lt;/Cite&gt;&lt;/EndNote&gt;</w:instrText>
      </w:r>
      <w:r w:rsidRPr="00523028">
        <w:rPr>
          <w:rFonts w:eastAsiaTheme="minorEastAsia"/>
        </w:rPr>
        <w:fldChar w:fldCharType="separate"/>
      </w:r>
      <w:r w:rsidR="00AB2A1C">
        <w:rPr>
          <w:rFonts w:eastAsiaTheme="minorEastAsia"/>
          <w:noProof/>
        </w:rPr>
        <w:t>(</w:t>
      </w:r>
      <w:hyperlink w:anchor="_ENREF_137" w:tooltip="Wold, 1989 #324" w:history="1">
        <w:r w:rsidR="00E23A8E">
          <w:rPr>
            <w:rFonts w:eastAsiaTheme="minorEastAsia"/>
            <w:noProof/>
          </w:rPr>
          <w:t>1989</w:t>
        </w:r>
      </w:hyperlink>
      <w:r w:rsidR="00AB2A1C">
        <w:rPr>
          <w:rFonts w:eastAsiaTheme="minorEastAsia"/>
          <w:noProof/>
        </w:rPr>
        <w:t>)</w:t>
      </w:r>
      <w:r w:rsidRPr="00523028">
        <w:rPr>
          <w:rFonts w:eastAsiaTheme="minorEastAsia"/>
        </w:rPr>
        <w:fldChar w:fldCharType="end"/>
      </w:r>
      <w:r w:rsidRPr="00523028">
        <w:rPr>
          <w:rFonts w:eastAsiaTheme="minorEastAsia"/>
        </w:rPr>
        <w:t xml:space="preserve"> used the quadratic inner relationship. Frank </w:t>
      </w:r>
      <w:r w:rsidRPr="00523028">
        <w:rPr>
          <w:rFonts w:eastAsiaTheme="minorEastAsia"/>
        </w:rPr>
        <w:fldChar w:fldCharType="begin"/>
      </w:r>
      <w:r w:rsidR="00AB2A1C">
        <w:rPr>
          <w:rFonts w:eastAsiaTheme="minorEastAsia"/>
        </w:rPr>
        <w:instrText xml:space="preserve"> ADDIN EN.CITE &lt;EndNote&gt;&lt;Cite ExcludeAuth="1"&gt;&lt;Author&gt;Frank&lt;/Author&gt;&lt;Year&gt;1990&lt;/Year&gt;&lt;RecNum&gt;316&lt;/RecNum&gt;&lt;DisplayText&gt;(1990)&lt;/DisplayText&gt;&lt;record&gt;&lt;rec-number&gt;316&lt;/rec-number&gt;&lt;foreign-keys&gt;&lt;key app="EN" db-id="adtx5xw0uarxaaepweyvx0twsvspp0s9f0ep" timestamp="1452036835"&gt;316&lt;/key&gt;&lt;/foreign-keys&gt;&lt;ref-type name="Journal Article"&gt;17&lt;/ref-type&gt;&lt;contributors&gt;&lt;authors&gt;&lt;author&gt;Frank, Ildiko E&lt;/author&gt;&lt;/authors&gt;&lt;/contributors&gt;&lt;titles&gt;&lt;title&gt;A nonlinear PLS model&lt;/title&gt;&lt;secondary-title&gt;Chemometrics and intelligent laboratory systems&lt;/secondary-title&gt;&lt;/titles&gt;&lt;periodical&gt;&lt;full-title&gt;Chemometrics and intelligent laboratory systems&lt;/full-title&gt;&lt;/periodical&gt;&lt;pages&gt;109-119&lt;/pages&gt;&lt;volume&gt;8&lt;/volume&gt;&lt;number&gt;2&lt;/number&gt;&lt;dates&gt;&lt;year&gt;1990&lt;/year&gt;&lt;/dates&gt;&lt;isbn&gt;0169-7439&lt;/isbn&gt;&lt;urls&gt;&lt;/urls&gt;&lt;/record&gt;&lt;/Cite&gt;&lt;/EndNote&gt;</w:instrText>
      </w:r>
      <w:r w:rsidRPr="00523028">
        <w:rPr>
          <w:rFonts w:eastAsiaTheme="minorEastAsia"/>
        </w:rPr>
        <w:fldChar w:fldCharType="separate"/>
      </w:r>
      <w:r w:rsidR="00AB2A1C">
        <w:rPr>
          <w:rFonts w:eastAsiaTheme="minorEastAsia"/>
          <w:noProof/>
        </w:rPr>
        <w:t>(</w:t>
      </w:r>
      <w:hyperlink w:anchor="_ENREF_59" w:tooltip="Frank, 1990 #316" w:history="1">
        <w:r w:rsidR="00E23A8E">
          <w:rPr>
            <w:rFonts w:eastAsiaTheme="minorEastAsia"/>
            <w:noProof/>
          </w:rPr>
          <w:t>1990</w:t>
        </w:r>
      </w:hyperlink>
      <w:r w:rsidR="00AB2A1C">
        <w:rPr>
          <w:rFonts w:eastAsiaTheme="minorEastAsia"/>
          <w:noProof/>
        </w:rPr>
        <w:t>)</w:t>
      </w:r>
      <w:r w:rsidRPr="00523028">
        <w:rPr>
          <w:rFonts w:eastAsiaTheme="minorEastAsia"/>
        </w:rPr>
        <w:fldChar w:fldCharType="end"/>
      </w:r>
      <w:r w:rsidRPr="00523028">
        <w:rPr>
          <w:rFonts w:eastAsiaTheme="minorEastAsia"/>
        </w:rPr>
        <w:t xml:space="preserve"> used a model equivalent to a linear spline. Wold </w:t>
      </w:r>
      <w:r w:rsidRPr="00523028">
        <w:rPr>
          <w:rFonts w:eastAsiaTheme="minorEastAsia"/>
        </w:rPr>
        <w:fldChar w:fldCharType="begin"/>
      </w:r>
      <w:r w:rsidR="00AB2A1C">
        <w:rPr>
          <w:rFonts w:eastAsiaTheme="minorEastAsia"/>
        </w:rPr>
        <w:instrText xml:space="preserve"> ADDIN EN.CITE &lt;EndNote&gt;&lt;Cite ExcludeAuth="1"&gt;&lt;Author&gt;Wold&lt;/Author&gt;&lt;Year&gt;1992&lt;/Year&gt;&lt;RecNum&gt;315&lt;/RecNum&gt;&lt;DisplayText&gt;(1992)&lt;/DisplayText&gt;&lt;record&gt;&lt;rec-number&gt;315&lt;/rec-number&gt;&lt;foreign-keys&gt;&lt;key app="EN" db-id="adtx5xw0uarxaaepweyvx0twsvspp0s9f0ep" timestamp="1452036672"&gt;315&lt;/key&gt;&lt;/foreign-keys&gt;&lt;ref-type name="Journal Article"&gt;17&lt;/ref-type&gt;&lt;contributors&gt;&lt;authors&gt;&lt;author&gt;Wold, Svante&lt;/author&gt;&lt;/authors&gt;&lt;/contributors&gt;&lt;titles&gt;&lt;title&gt;Nonlinear partial least squares modelling II. Spline inner relation&lt;/title&gt;&lt;secondary-title&gt;Chemometrics and Intelligent Laboratory Systems&lt;/secondary-title&gt;&lt;/titles&gt;&lt;periodical&gt;&lt;full-title&gt;Chemometrics and intelligent laboratory systems&lt;/full-title&gt;&lt;/periodical&gt;&lt;pages&gt;71-84&lt;/pages&gt;&lt;volume&gt;14&lt;/volume&gt;&lt;number&gt;1&lt;/number&gt;&lt;dates&gt;&lt;year&gt;1992&lt;/year&gt;&lt;/dates&gt;&lt;isbn&gt;0169-7439&lt;/isbn&gt;&lt;urls&gt;&lt;/urls&gt;&lt;/record&gt;&lt;/Cite&gt;&lt;/EndNote&gt;</w:instrText>
      </w:r>
      <w:r w:rsidRPr="00523028">
        <w:rPr>
          <w:rFonts w:eastAsiaTheme="minorEastAsia"/>
        </w:rPr>
        <w:fldChar w:fldCharType="separate"/>
      </w:r>
      <w:r w:rsidR="00AB2A1C">
        <w:rPr>
          <w:rFonts w:eastAsiaTheme="minorEastAsia"/>
          <w:noProof/>
        </w:rPr>
        <w:t>(</w:t>
      </w:r>
      <w:hyperlink w:anchor="_ENREF_136" w:tooltip="Wold, 1992 #315" w:history="1">
        <w:r w:rsidR="00E23A8E">
          <w:rPr>
            <w:rFonts w:eastAsiaTheme="minorEastAsia"/>
            <w:noProof/>
          </w:rPr>
          <w:t>1992</w:t>
        </w:r>
      </w:hyperlink>
      <w:r w:rsidR="00AB2A1C">
        <w:rPr>
          <w:rFonts w:eastAsiaTheme="minorEastAsia"/>
          <w:noProof/>
        </w:rPr>
        <w:t>)</w:t>
      </w:r>
      <w:r w:rsidRPr="00523028">
        <w:rPr>
          <w:rFonts w:eastAsiaTheme="minorEastAsia"/>
        </w:rPr>
        <w:fldChar w:fldCharType="end"/>
      </w:r>
      <w:r w:rsidRPr="00523028">
        <w:rPr>
          <w:rFonts w:eastAsiaTheme="minorEastAsia"/>
        </w:rPr>
        <w:t xml:space="preserve"> used a spline with quadr</w:t>
      </w:r>
      <w:r>
        <w:rPr>
          <w:rFonts w:eastAsiaTheme="minorEastAsia"/>
        </w:rPr>
        <w:t>atic and cubic polynomial sections</w:t>
      </w:r>
      <w:r w:rsidRPr="00523028">
        <w:rPr>
          <w:rFonts w:eastAsiaTheme="minorEastAsia"/>
        </w:rPr>
        <w:t xml:space="preserve">. Some have also used updating neural networks to model this </w:t>
      </w:r>
      <w:r>
        <w:rPr>
          <w:rFonts w:eastAsiaTheme="minorEastAsia"/>
        </w:rPr>
        <w:t xml:space="preserve">relationship </w:t>
      </w:r>
      <w:r w:rsidRPr="00523028">
        <w:rPr>
          <w:rFonts w:eastAsiaTheme="minorEastAsia"/>
        </w:rPr>
        <w:t>(</w:t>
      </w:r>
      <w:r w:rsidRPr="00523028">
        <w:rPr>
          <w:rFonts w:eastAsiaTheme="minorEastAsia"/>
          <w:highlight w:val="yellow"/>
        </w:rPr>
        <w:t>Refs</w:t>
      </w:r>
      <w:r w:rsidRPr="00523028">
        <w:rPr>
          <w:rFonts w:eastAsiaTheme="minorEastAsia"/>
        </w:rPr>
        <w:t>).</w:t>
      </w:r>
      <w:r>
        <w:rPr>
          <w:rFonts w:eastAsiaTheme="minorEastAsia"/>
        </w:rPr>
        <w:t xml:space="preserve"> </w:t>
      </w:r>
    </w:p>
    <w:p w14:paraId="280D71CA" w14:textId="2DB65461" w:rsidR="00144BD3" w:rsidRPr="00144BD3" w:rsidRDefault="00DF33F3" w:rsidP="00144BD3">
      <w:pPr>
        <w:pStyle w:val="Heading3"/>
        <w:rPr>
          <w:rFonts w:eastAsiaTheme="minorEastAsia"/>
        </w:rPr>
      </w:pPr>
      <w:bookmarkStart w:id="27" w:name="_Ref442339428"/>
      <w:r>
        <w:rPr>
          <w:rFonts w:eastAsiaTheme="minorEastAsia"/>
        </w:rPr>
        <w:t>Piecewise approximations of a multidimensional growth curve.</w:t>
      </w:r>
      <w:bookmarkEnd w:id="27"/>
    </w:p>
    <w:p w14:paraId="7F7D1803" w14:textId="035DDDC2" w:rsidR="00144BD3" w:rsidRDefault="00DF33F3" w:rsidP="00DF33F3">
      <w:pPr>
        <w:rPr>
          <w:rFonts w:eastAsiaTheme="minorEastAsia"/>
        </w:rPr>
      </w:pPr>
      <w:r>
        <w:t xml:space="preserve">As discussed previously growth is non-linear in two aspects, growth rate and direction. Assuming an appropriate function </w:t>
      </w:r>
      <m:oMath>
        <m:r>
          <w:rPr>
            <w:rFonts w:ascii="Cambria Math" w:eastAsiaTheme="minorEastAsia" w:hAnsi="Cambria Math"/>
          </w:rPr>
          <m:t>f(</m:t>
        </m:r>
        <m:acc>
          <m:accPr>
            <m:chr m:val="⃖"/>
            <m:ctrlPr>
              <w:rPr>
                <w:rFonts w:ascii="Cambria Math" w:eastAsiaTheme="minorEastAsia" w:hAnsi="Cambria Math"/>
                <w:i/>
              </w:rPr>
            </m:ctrlPr>
          </m:accPr>
          <m:e>
            <m:r>
              <w:rPr>
                <w:rFonts w:ascii="Cambria Math" w:eastAsiaTheme="minorEastAsia" w:hAnsi="Cambria Math"/>
              </w:rPr>
              <m:t>age</m:t>
            </m:r>
          </m:e>
        </m:acc>
        <m:r>
          <w:rPr>
            <w:rFonts w:ascii="Cambria Math" w:eastAsiaTheme="minorEastAsia" w:hAnsi="Cambria Math"/>
          </w:rPr>
          <m:t>)</m:t>
        </m:r>
      </m:oMath>
      <w:r>
        <w:rPr>
          <w:rFonts w:eastAsiaTheme="minorEastAsia"/>
        </w:rPr>
        <w:t xml:space="preserve"> can be defined non-linear PLS can model non-linearities in growth-rate. However, except over a limited domain, growth</w:t>
      </w:r>
      <w:r w:rsidR="00AB2A1C">
        <w:rPr>
          <w:rFonts w:eastAsiaTheme="minorEastAsia"/>
        </w:rPr>
        <w:t xml:space="preserve"> direction</w:t>
      </w:r>
      <w:r>
        <w:rPr>
          <w:rFonts w:eastAsiaTheme="minorEastAsia"/>
        </w:rPr>
        <w:t xml:space="preserve"> is unlikely to be accurately modelled by a single growth vector. It is more accurately thought of as a multidimensional growth curve. </w:t>
      </w:r>
      <w:r w:rsidR="00144BD3">
        <w:rPr>
          <w:rFonts w:eastAsiaTheme="minorEastAsia"/>
        </w:rPr>
        <w:t>Some authors have att</w:t>
      </w:r>
      <w:r w:rsidR="0012634F">
        <w:rPr>
          <w:rFonts w:eastAsiaTheme="minorEastAsia"/>
        </w:rPr>
        <w:t>empted to, on very sparse config</w:t>
      </w:r>
      <w:r w:rsidR="00144BD3">
        <w:rPr>
          <w:rFonts w:eastAsiaTheme="minorEastAsia"/>
        </w:rPr>
        <w:t>urations of</w:t>
      </w:r>
      <w:r w:rsidR="00AB2A1C">
        <w:rPr>
          <w:rFonts w:eastAsiaTheme="minorEastAsia"/>
        </w:rPr>
        <w:t xml:space="preserve"> two-dimensional landmarks, model </w:t>
      </w:r>
      <w:r w:rsidR="00144BD3">
        <w:rPr>
          <w:rFonts w:eastAsiaTheme="minorEastAsia"/>
        </w:rPr>
        <w:t xml:space="preserve">changes in the growth vector across time by some non-linear function </w:t>
      </w:r>
      <w:commentRangeStart w:id="28"/>
      <w:r w:rsidR="00144BD3">
        <w:rPr>
          <w:rFonts w:eastAsiaTheme="minorEastAsia"/>
        </w:rPr>
        <w:fldChar w:fldCharType="begin">
          <w:fldData xml:space="preserve">PEVuZE5vdGU+PENpdGU+PEF1dGhvcj5Nb3JyaXM8L0F1dGhvcj48WWVhcj4yMDAwPC9ZZWFyPjxS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</w:fldData>
        </w:fldChar>
      </w:r>
      <w:r w:rsidR="00AB2A1C">
        <w:rPr>
          <w:rFonts w:eastAsiaTheme="minorEastAsia"/>
        </w:rPr>
        <w:instrText xml:space="preserve"> ADDIN EN.CITE </w:instrText>
      </w:r>
      <w:r w:rsidR="00AB2A1C">
        <w:rPr>
          <w:rFonts w:eastAsiaTheme="minorEastAsia"/>
        </w:rPr>
        <w:fldChar w:fldCharType="begin">
          <w:fldData xml:space="preserve">PEVuZE5vdGU+PENpdGU+PEF1dGhvcj5Nb3JyaXM8L0F1dGhvcj48WWVhcj4yMDAwPC9ZZWFyPjxS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</w:fldData>
        </w:fldChar>
      </w:r>
      <w:r w:rsidR="00AB2A1C">
        <w:rPr>
          <w:rFonts w:eastAsiaTheme="minorEastAsia"/>
        </w:rPr>
        <w:instrText xml:space="preserve"> ADDIN EN.CITE.DATA </w:instrText>
      </w:r>
      <w:r w:rsidR="00AB2A1C">
        <w:rPr>
          <w:rFonts w:eastAsiaTheme="minorEastAsia"/>
        </w:rPr>
      </w:r>
      <w:r w:rsidR="00AB2A1C">
        <w:rPr>
          <w:rFonts w:eastAsiaTheme="minorEastAsia"/>
        </w:rPr>
        <w:fldChar w:fldCharType="end"/>
      </w:r>
      <w:r w:rsidR="00144BD3">
        <w:rPr>
          <w:rFonts w:eastAsiaTheme="minorEastAsia"/>
        </w:rPr>
      </w:r>
      <w:r w:rsidR="00144BD3">
        <w:rPr>
          <w:rFonts w:eastAsiaTheme="minorEastAsia"/>
        </w:rPr>
        <w:fldChar w:fldCharType="separate"/>
      </w:r>
      <w:r w:rsidR="00AB2A1C">
        <w:rPr>
          <w:rFonts w:eastAsiaTheme="minorEastAsia"/>
          <w:noProof/>
        </w:rPr>
        <w:t>(</w:t>
      </w:r>
      <w:hyperlink w:anchor="_ENREF_109" w:tooltip="Morris, 2000 #162" w:history="1">
        <w:r w:rsidR="00E23A8E">
          <w:rPr>
            <w:rFonts w:eastAsiaTheme="minorEastAsia"/>
            <w:noProof/>
          </w:rPr>
          <w:t>Morris et al., 2000</w:t>
        </w:r>
      </w:hyperlink>
      <w:r w:rsidR="00AB2A1C">
        <w:rPr>
          <w:rFonts w:eastAsiaTheme="minorEastAsia"/>
          <w:noProof/>
        </w:rPr>
        <w:t xml:space="preserve">, </w:t>
      </w:r>
      <w:hyperlink w:anchor="_ENREF_85" w:tooltip="Kent, 2001 #163" w:history="1">
        <w:r w:rsidR="00E23A8E">
          <w:rPr>
            <w:rFonts w:eastAsiaTheme="minorEastAsia"/>
            <w:noProof/>
          </w:rPr>
          <w:t>Kent et al., 2001</w:t>
        </w:r>
      </w:hyperlink>
      <w:r w:rsidR="00AB2A1C">
        <w:rPr>
          <w:rFonts w:eastAsiaTheme="minorEastAsia"/>
          <w:noProof/>
        </w:rPr>
        <w:t xml:space="preserve">, </w:t>
      </w:r>
      <w:hyperlink w:anchor="_ENREF_84" w:tooltip="Kent, 2000 #164" w:history="1">
        <w:r w:rsidR="00E23A8E">
          <w:rPr>
            <w:rFonts w:eastAsiaTheme="minorEastAsia"/>
            <w:noProof/>
          </w:rPr>
          <w:t>Kent et al., 2000</w:t>
        </w:r>
      </w:hyperlink>
      <w:r w:rsidR="00AB2A1C">
        <w:rPr>
          <w:rFonts w:eastAsiaTheme="minorEastAsia"/>
          <w:noProof/>
        </w:rPr>
        <w:t>)</w:t>
      </w:r>
      <w:r w:rsidR="00144BD3">
        <w:rPr>
          <w:rFonts w:eastAsiaTheme="minorEastAsia"/>
        </w:rPr>
        <w:fldChar w:fldCharType="end"/>
      </w:r>
      <w:commentRangeEnd w:id="28"/>
      <w:r w:rsidR="0012634F">
        <w:rPr>
          <w:rStyle w:val="CommentReference"/>
        </w:rPr>
        <w:commentReference w:id="28"/>
      </w:r>
      <w:r w:rsidR="00144BD3">
        <w:rPr>
          <w:rFonts w:eastAsiaTheme="minorEastAsia"/>
        </w:rPr>
        <w:t xml:space="preserve">. This </w:t>
      </w:r>
      <w:r w:rsidR="0012634F">
        <w:rPr>
          <w:rFonts w:eastAsiaTheme="minorEastAsia"/>
        </w:rPr>
        <w:t xml:space="preserve">is not tractable using thousands of spatially-dense quasi-landmarks to define the surface, as is the current aim. </w:t>
      </w:r>
      <w:r w:rsidR="00AB2A1C">
        <w:rPr>
          <w:rFonts w:eastAsiaTheme="minorEastAsia"/>
        </w:rPr>
        <w:t xml:space="preserve">And we must pursue some piecewise solution. A piecewise solution means that the properties of the curve are approximated over a limited domain (piece) and the entirety of the curve is a sequence of these approximations.  </w:t>
      </w:r>
    </w:p>
    <w:p w14:paraId="68618762" w14:textId="4F969EBB" w:rsidR="00DF33F3" w:rsidRDefault="00AB2A1C" w:rsidP="00DF33F3">
      <w:r>
        <w:rPr>
          <w:rFonts w:eastAsiaTheme="minorEastAsia"/>
        </w:rPr>
        <w:t>One such solution is</w:t>
      </w:r>
      <w:r w:rsidR="00DF33F3">
        <w:rPr>
          <w:rFonts w:eastAsiaTheme="minorEastAsia"/>
        </w:rPr>
        <w:t xml:space="preserve"> what we shall call </w:t>
      </w:r>
      <w:r w:rsidR="00DF33F3">
        <w:t xml:space="preserve">piecewise PLSR </w:t>
      </w:r>
      <w:r w:rsidR="00DF33F3">
        <w:fldChar w:fldCharType="begin"/>
      </w:r>
      <w:r>
        <w:instrText xml:space="preserve"> ADDIN EN.CITE &lt;EndNote&gt;&lt;Cite&gt;&lt;Author&gt;Rob&lt;/Author&gt;&lt;Year&gt;2013&lt;/Year&gt;&lt;RecNum&gt;11&lt;/RecNum&gt;&lt;DisplayText&gt;(Rob, 2013)&lt;/DisplayText&gt;&lt;record&gt;&lt;rec-number&gt;11&lt;/rec-number&gt;&lt;foreign-keys&gt;&lt;key app="EN" db-id="adtx5xw0uarxaaepweyvx0twsvspp0s9f0ep" timestamp="1416451316"&gt;11&lt;/key&gt;&lt;/foreign-keys&gt;&lt;ref-type name="Thesis"&gt;32&lt;/ref-type&gt;&lt;contributors&gt;&lt;authors&gt;&lt;author&gt;Rob, L&lt;/author&gt;&lt;/authors&gt;&lt;/contributors&gt;&lt;titles&gt;&lt;title&gt;Non-linear models for studying facial growth&lt;/title&gt;&lt;secondary-title&gt;Faculteit Ingenieurswetenschappen&lt;/secondary-title&gt;&lt;/titles&gt;&lt;volume&gt;Master of Science in Biomedical engineering&lt;/volume&gt;&lt;dates&gt;&lt;year&gt;2013&lt;/year&gt;&lt;/dates&gt;&lt;pub-location&gt;Leuven&lt;/pub-location&gt;&lt;publisher&gt;KU Leuven&lt;/publisher&gt;&lt;urls&gt;&lt;/urls&gt;&lt;/record&gt;&lt;/Cite&gt;&lt;/EndNote&gt;</w:instrText>
      </w:r>
      <w:r w:rsidR="00DF33F3">
        <w:fldChar w:fldCharType="separate"/>
      </w:r>
      <w:r>
        <w:rPr>
          <w:noProof/>
        </w:rPr>
        <w:t>(</w:t>
      </w:r>
      <w:hyperlink w:anchor="_ENREF_118" w:tooltip="Rob, 2013 #11" w:history="1">
        <w:r w:rsidR="00E23A8E">
          <w:rPr>
            <w:noProof/>
          </w:rPr>
          <w:t>Rob, 2013</w:t>
        </w:r>
      </w:hyperlink>
      <w:r>
        <w:rPr>
          <w:noProof/>
        </w:rPr>
        <w:t>)</w:t>
      </w:r>
      <w:r w:rsidR="00DF33F3">
        <w:fldChar w:fldCharType="end"/>
      </w:r>
      <w:r w:rsidR="00DF33F3">
        <w:t>. This partitions the sample into domains based on their age, (</w:t>
      </w:r>
      <w:proofErr w:type="spellStart"/>
      <w:r w:rsidR="00DF33F3">
        <w:t>e.g</w:t>
      </w:r>
      <w:proofErr w:type="spellEnd"/>
      <w:r w:rsidR="00DF33F3">
        <w:t xml:space="preserve"> one domain may be age 0-1). For each domain a separate PLS model is fit. Rob used linear PLS:</w:t>
      </w:r>
    </w:p>
    <w:p w14:paraId="0093AA40" w14:textId="77777777" w:rsidR="00DF33F3" w:rsidRPr="00E30F7D" w:rsidRDefault="00DF33F3" w:rsidP="00DF33F3">
      <w:pPr>
        <w:jc w:val="center"/>
        <w:rPr>
          <w:rFonts w:eastAsiaTheme="minorEastAsia"/>
        </w:rPr>
      </w:pPr>
      <m:oMathPara>
        <m:oMath>
          <m:r>
            <w:rPr>
              <w:rFonts w:ascii="Cambria Math" w:hAnsi="Cambria Math"/>
            </w:rPr>
            <m:t>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age</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acc>
                      </m:e>
                      <m:sup>
                        <m:r>
                          <w:rPr>
                            <w:rFonts w:ascii="Cambria Math" w:eastAsiaTheme="minorEastAsia" w:hAnsi="Cambria Math"/>
                          </w:rPr>
                          <m:t>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min</m:t>
                        </m:r>
                      </m:e>
                      <m:sub>
                        <m:r>
                          <w:rPr>
                            <w:rFonts w:ascii="Cambria Math" w:eastAsiaTheme="minorEastAsia" w:hAnsi="Cambria Math"/>
                          </w:rPr>
                          <m:t>1</m:t>
                        </m:r>
                      </m:sub>
                    </m:sSub>
                    <m:r>
                      <w:rPr>
                        <w:rFonts w:ascii="Cambria Math" w:eastAsiaTheme="minorEastAsia" w:hAnsi="Cambria Math"/>
                      </w:rPr>
                      <m:t xml:space="preserve">≤age&lt;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1</m:t>
                        </m:r>
                      </m:sub>
                    </m:sSub>
                  </m:e>
                </m:mr>
                <m:mr>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age</m:t>
                        </m:r>
                      </m:e>
                    </m:acc>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d</m:t>
                            </m:r>
                          </m:sub>
                        </m:sSub>
                      </m:e>
                      <m:sup>
                        <m:r>
                          <w:rPr>
                            <w:rFonts w:ascii="Cambria Math" w:eastAsiaTheme="minorEastAsia" w:hAnsi="Cambria Math"/>
                          </w:rPr>
                          <m:t>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min</m:t>
                        </m:r>
                      </m:e>
                      <m:sub>
                        <m:r>
                          <w:rPr>
                            <w:rFonts w:ascii="Cambria Math" w:eastAsiaTheme="minorEastAsia" w:hAnsi="Cambria Math"/>
                          </w:rPr>
                          <m:t>d</m:t>
                        </m:r>
                      </m:sub>
                    </m:sSub>
                    <m:r>
                      <w:rPr>
                        <w:rFonts w:ascii="Cambria Math" w:eastAsiaTheme="minorEastAsia" w:hAnsi="Cambria Math"/>
                      </w:rPr>
                      <m:t xml:space="preserve">≤age&lt;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d</m:t>
                        </m:r>
                      </m:sub>
                    </m:sSub>
                    <m:r>
                      <w:rPr>
                        <w:rFonts w:ascii="Cambria Math" w:eastAsiaTheme="minorEastAsia" w:hAnsi="Cambria Math"/>
                      </w:rPr>
                      <m:t xml:space="preserve"> </m:t>
                    </m:r>
                  </m:e>
                </m:mr>
              </m:m>
            </m:e>
          </m:d>
        </m:oMath>
      </m:oMathPara>
    </w:p>
    <w:p w14:paraId="3BF6FF17" w14:textId="68B39BF6" w:rsidR="00DF33F3" w:rsidRDefault="00DF33F3" w:rsidP="00DF33F3">
      <w:r>
        <w:t>where for each domain (aged between min and max) growth rate is modelled by b and growth direction by q, however both are free to vary between domains. A non-linear PLS model could also be used for each domain or a combination o</w:t>
      </w:r>
      <w:r w:rsidR="00AB2A1C">
        <w:t>f linear and non-linear models could be used</w:t>
      </w:r>
    </w:p>
    <w:p w14:paraId="0DA4E4C9" w14:textId="4D73156B" w:rsidR="00DF33F3" w:rsidRDefault="00DF33F3" w:rsidP="00DF33F3">
      <w:r>
        <w:t>A disadvantage of this piecewise approximation is that it is not continuous; there is no guarantee that</w:t>
      </w:r>
      <m:oMath>
        <m:r>
          <w:rPr>
            <w:rFonts w:ascii="Cambria Math" w:hAnsi="Cambria Math"/>
          </w:rPr>
          <m:t xml:space="preserve"> </m:t>
        </m:r>
      </m:oMath>
      <w:r>
        <w:rPr>
          <w:rFonts w:eastAsiaTheme="minorEastAsia"/>
        </w:rPr>
        <w:t xml:space="preserve"> </w:t>
      </w:r>
      <w:proofErr w:type="gramStart"/>
      <w:r>
        <w:rPr>
          <w:rFonts w:eastAsiaTheme="minorEastAsia"/>
        </w:rPr>
        <w:t>q</w:t>
      </w:r>
      <w:proofErr w:type="spellStart"/>
      <w:r>
        <w:rPr>
          <w:rFonts w:eastAsiaTheme="minorEastAsia"/>
          <w:vertAlign w:val="subscript"/>
        </w:rPr>
        <w:t>i</w:t>
      </w:r>
      <w:proofErr w:type="spellEnd"/>
      <w:r>
        <w:rPr>
          <w:rFonts w:eastAsiaTheme="minorEastAsia"/>
          <w:vertAlign w:val="subscript"/>
        </w:rPr>
        <w:t xml:space="preserve"> </w:t>
      </w:r>
      <w:r w:rsidR="00AB2A1C">
        <w:rPr>
          <w:rFonts w:eastAsiaTheme="minorEastAsia"/>
          <w:vertAlign w:val="subscript"/>
        </w:rPr>
        <w:t xml:space="preserve"> </w:t>
      </w:r>
      <w:r w:rsidR="00AB2A1C" w:rsidRPr="00AB2A1C">
        <w:rPr>
          <w:rFonts w:eastAsiaTheme="minorEastAsia"/>
        </w:rPr>
        <w:t>and</w:t>
      </w:r>
      <w:proofErr w:type="gramEnd"/>
      <w:r w:rsidR="00AB2A1C">
        <w:rPr>
          <w:rFonts w:eastAsiaTheme="minorEastAsia"/>
          <w:vertAlign w:val="subscript"/>
        </w:rPr>
        <w:t xml:space="preserve"> </w:t>
      </w:r>
      <w:r>
        <w:t>q</w:t>
      </w:r>
      <w:r>
        <w:rPr>
          <w:vertAlign w:val="subscript"/>
        </w:rPr>
        <w:t xml:space="preserve">i+1 </w:t>
      </w:r>
      <w:r>
        <w:t xml:space="preserve">will intersect at the border of their domains. Meaning that there will be a “jump” in the predicted value of the face at each domain edge. This is implausible anatomically, as facial growth is smooth and continuous. </w:t>
      </w:r>
    </w:p>
    <w:p w14:paraId="09E9A048" w14:textId="47348AE6" w:rsidR="00DF33F3" w:rsidRDefault="00DF33F3" w:rsidP="00DF33F3">
      <w:r>
        <w:lastRenderedPageBreak/>
        <w:t>A further approach</w:t>
      </w:r>
      <w:r w:rsidR="00F7715A">
        <w:t xml:space="preserve">, which we will call a </w:t>
      </w:r>
      <w:r w:rsidR="00F7715A" w:rsidRPr="00F7715A">
        <w:rPr>
          <w:i/>
        </w:rPr>
        <w:t>continuous mean</w:t>
      </w:r>
      <w:r>
        <w:t xml:space="preserve"> </w:t>
      </w:r>
      <w:r w:rsidR="00F7715A">
        <w:t xml:space="preserve">approximation </w:t>
      </w:r>
      <w:r>
        <w:t xml:space="preserve">is to approximate the curve as a sequence of points, where each point is the mean face of some “kernel” of ages </w:t>
      </w:r>
      <w:r>
        <w:fldChar w:fldCharType="begin"/>
      </w:r>
      <w:r w:rsidR="00AB2A1C">
        <w:instrText xml:space="preserve"> ADDIN EN.CITE &lt;EndNote&gt;&lt;Cite&gt;&lt;Author&gt;Hutton&lt;/Author&gt;&lt;Year&gt;2003&lt;/Year&gt;&lt;RecNum&gt;53&lt;/RecNum&gt;&lt;DisplayText&gt;(Hutton et al., 2003b)&lt;/DisplayText&gt;&lt;record&gt;&lt;rec-number&gt;53&lt;/rec-number&gt;&lt;foreign-keys&gt;&lt;key app="EN" db-id="adtx5xw0uarxaaepweyvx0twsvspp0s9f0ep" timestamp="1442901550"&gt;53&lt;/key&gt;&lt;/foreign-keys&gt;&lt;ref-type name="Journal Article"&gt;17&lt;/ref-type&gt;&lt;contributors&gt;&lt;authors&gt;&lt;author&gt;Hutton, Tim J&lt;/author&gt;&lt;author&gt;Buxton, Bernard F&lt;/author&gt;&lt;author&gt;Hammond, Peter&lt;/author&gt;&lt;author&gt;Potts, Henry WW&lt;/author&gt;&lt;/authors&gt;&lt;/contributors&gt;&lt;titles&gt;&lt;title&gt;Estimating average growth trajectories in shape-space using kernel smoothing&lt;/title&gt;&lt;secondary-title&gt;IEEE Transactions on Medical Imaging&lt;/secondary-title&gt;&lt;/titles&gt;&lt;periodical&gt;&lt;full-title&gt;IEEE Transactions on Medical Imaging&lt;/full-title&gt;&lt;/periodical&gt;&lt;pages&gt;747-753&lt;/pages&gt;&lt;volume&gt;22&lt;/volume&gt;&lt;number&gt;6&lt;/number&gt;&lt;dates&gt;&lt;year&gt;2003&lt;/year&gt;&lt;/dates&gt;&lt;isbn&gt;0278-0062&lt;/isbn&gt;&lt;urls&gt;&lt;/urls&gt;&lt;/record&gt;&lt;/Cite&gt;&lt;/EndNote&gt;</w:instrText>
      </w:r>
      <w:r>
        <w:fldChar w:fldCharType="separate"/>
      </w:r>
      <w:r w:rsidR="00AB2A1C">
        <w:rPr>
          <w:noProof/>
        </w:rPr>
        <w:t>(</w:t>
      </w:r>
      <w:hyperlink w:anchor="_ENREF_79" w:tooltip="Hutton, 2003 #53" w:history="1">
        <w:r w:rsidR="00E23A8E">
          <w:rPr>
            <w:noProof/>
          </w:rPr>
          <w:t>Hutton et al., 2003b</w:t>
        </w:r>
      </w:hyperlink>
      <w:r w:rsidR="00AB2A1C">
        <w:rPr>
          <w:noProof/>
        </w:rPr>
        <w:t>)</w:t>
      </w:r>
      <w:r>
        <w:fldChar w:fldCharType="end"/>
      </w:r>
      <w:r>
        <w:t xml:space="preserve">, e.g. the predicted face at age 0.5 would be the mean face of all faces aged from 0 to 1. This model is continuous. </w:t>
      </w:r>
      <w:proofErr w:type="gramStart"/>
      <w:r>
        <w:t>However</w:t>
      </w:r>
      <w:proofErr w:type="gramEnd"/>
      <w:r>
        <w:t xml:space="preserve"> neith</w:t>
      </w:r>
      <w:r w:rsidR="00F7715A">
        <w:t>er growth rate nor direction at</w:t>
      </w:r>
      <w:r>
        <w:t xml:space="preserve"> defined for any point.  </w:t>
      </w:r>
      <w:r w:rsidRPr="00AA416B">
        <w:rPr>
          <w:highlight w:val="yellow"/>
        </w:rPr>
        <w:t xml:space="preserve">These could (although Hutton did not) </w:t>
      </w:r>
      <w:r>
        <w:rPr>
          <w:highlight w:val="yellow"/>
        </w:rPr>
        <w:t xml:space="preserve">be approximated </w:t>
      </w:r>
      <w:r w:rsidRPr="00AA416B">
        <w:rPr>
          <w:highlight w:val="yellow"/>
        </w:rPr>
        <w:t>by a local PLSR for all faces in the kernel. In this case it is essentially the same as piecewise PLSR except that the domains are not defined a priori.</w:t>
      </w:r>
      <w:r w:rsidR="00B40CF2">
        <w:t xml:space="preserve"> </w:t>
      </w:r>
      <w:r>
        <w:t xml:space="preserve">This model may be too flexible and ultimately model noise. </w:t>
      </w:r>
      <w:proofErr w:type="gramStart"/>
      <w:r>
        <w:t>However</w:t>
      </w:r>
      <w:proofErr w:type="gramEnd"/>
      <w:r>
        <w:t xml:space="preserve"> Hutton suggested that with appropriate kernel size the mean estimate is stable. Owing to their extremely smal</w:t>
      </w:r>
      <w:r w:rsidR="00AB2A1C">
        <w:t>l sample size for each age</w:t>
      </w:r>
      <w:r>
        <w:t xml:space="preserve"> they had to use an absurd kernel size of (+/-10 years)</w:t>
      </w:r>
      <w:r w:rsidR="00E23A8E">
        <w:t xml:space="preserve">. </w:t>
      </w:r>
      <w:proofErr w:type="spellStart"/>
      <w:r w:rsidR="00E23A8E">
        <w:t>Shaweesh</w:t>
      </w:r>
      <w:proofErr w:type="spellEnd"/>
      <w:r w:rsidR="00E23A8E">
        <w:t xml:space="preserve"> </w:t>
      </w:r>
      <w:r w:rsidR="00E23A8E">
        <w:fldChar w:fldCharType="begin"/>
      </w:r>
      <w:r w:rsidR="00E23A8E">
        <w:instrText xml:space="preserve"> ADDIN EN.CITE &lt;EndNote&gt;&lt;Cite ExcludeAuth="1"&gt;&lt;Author&gt;Shaweesh&lt;/Author&gt;&lt;Year&gt;2006&lt;/Year&gt;&lt;RecNum&gt;215&lt;/RecNum&gt;&lt;Suffix&gt; their Figure 10&lt;/Suffix&gt;&lt;DisplayText&gt;(2006 their Figure 10)&lt;/DisplayText&gt;&lt;record&gt;&lt;rec-number&gt;215&lt;/rec-number&gt;&lt;foreign-keys&gt;&lt;key app="EN" db-id="adtx5xw0uarxaaepweyvx0twsvspp0s9f0ep" timestamp="1447221113"&gt;215&lt;/key&gt;&lt;/foreign-keys&gt;&lt;ref-type name="Journal Article"&gt;17&lt;/ref-type&gt;&lt;contributors&gt;&lt;authors&gt;&lt;author&gt;Shaweesh, AIM&lt;/author&gt;&lt;author&gt;Clement, JG&lt;/author&gt;&lt;author&gt;Thomas, CDL&lt;/author&gt;&lt;author&gt;Bankier, Agnes&lt;/author&gt;&lt;/authors&gt;&lt;/contributors&gt;&lt;titles&gt;&lt;title&gt;Construction and use of facial archetypes in anthropology and syndrome diagnosis&lt;/title&gt;&lt;secondary-title&gt;Forensic science international&lt;/secondary-title&gt;&lt;/titles&gt;&lt;periodical&gt;&lt;full-title&gt;Forensic science international&lt;/full-title&gt;&lt;/periodical&gt;&lt;pages&gt;S175-S185&lt;/pages&gt;&lt;volume&gt;159&lt;/volume&gt;&lt;dates&gt;&lt;year&gt;2006&lt;/year&gt;&lt;/dates&gt;&lt;isbn&gt;0379-0738&lt;/isbn&gt;&lt;urls&gt;&lt;/urls&gt;&lt;/record&gt;&lt;/Cite&gt;&lt;/EndNote&gt;</w:instrText>
      </w:r>
      <w:r w:rsidR="00E23A8E">
        <w:fldChar w:fldCharType="separate"/>
      </w:r>
      <w:r w:rsidR="00E23A8E">
        <w:rPr>
          <w:noProof/>
        </w:rPr>
        <w:t>(</w:t>
      </w:r>
      <w:hyperlink w:anchor="_ENREF_122" w:tooltip="Shaweesh, 2006 #215" w:history="1">
        <w:r w:rsidR="00E23A8E">
          <w:rPr>
            <w:noProof/>
          </w:rPr>
          <w:t>2006 their Figure 10</w:t>
        </w:r>
      </w:hyperlink>
      <w:r w:rsidR="00E23A8E">
        <w:rPr>
          <w:noProof/>
        </w:rPr>
        <w:t>)</w:t>
      </w:r>
      <w:r w:rsidR="00E23A8E">
        <w:fldChar w:fldCharType="end"/>
      </w:r>
      <w:r w:rsidR="00E23A8E">
        <w:t xml:space="preserve"> </w:t>
      </w:r>
      <w:r>
        <w:t>suggests that for adult populations the mean stabilises using</w:t>
      </w:r>
      <w:r w:rsidR="00F7715A">
        <w:t xml:space="preserve"> a sample of</w:t>
      </w:r>
      <w:r w:rsidR="00E23A8E">
        <w:t xml:space="preserve"> approximately 13 or 14</w:t>
      </w:r>
      <w:r>
        <w:t xml:space="preserve"> faces</w:t>
      </w:r>
      <w:r w:rsidR="00E23A8E">
        <w:t xml:space="preserve"> (if scaled to a common size)</w:t>
      </w:r>
      <w:r>
        <w:t>. Together, this suggests that with an adequate sample size this approach may be stable with a small enough kernel to adequately capture the nuanced changes in craniofa</w:t>
      </w:r>
      <w:r w:rsidR="00982E56">
        <w:t>c</w:t>
      </w:r>
      <w:r>
        <w:t xml:space="preserve">ial growth throughout ontogeny. </w:t>
      </w:r>
    </w:p>
    <w:p w14:paraId="62B6928A" w14:textId="77777777" w:rsidR="00DF33F3" w:rsidRDefault="00DF33F3" w:rsidP="00DF33F3">
      <w:pPr>
        <w:pStyle w:val="Heading2"/>
        <w:numPr>
          <w:ilvl w:val="0"/>
          <w:numId w:val="0"/>
        </w:numPr>
      </w:pPr>
    </w:p>
    <w:p w14:paraId="3F9DD1F8" w14:textId="4279455B" w:rsidR="0021532B" w:rsidRDefault="0021532B" w:rsidP="0021532B">
      <w:pPr>
        <w:pStyle w:val="Heading2"/>
      </w:pPr>
      <w:r>
        <w:t>applications and limitations of growth models</w:t>
      </w:r>
    </w:p>
    <w:p w14:paraId="778DA5EB" w14:textId="6002546A" w:rsidR="0021532B" w:rsidRDefault="002B62AB" w:rsidP="00200ECF">
      <w:pPr>
        <w:pStyle w:val="Heading3"/>
      </w:pPr>
      <w:r>
        <w:t xml:space="preserve"> </w:t>
      </w:r>
      <w:bookmarkStart w:id="29" w:name="_Ref442339263"/>
      <w:r w:rsidR="0021532B">
        <w:t>“Growing” a face.</w:t>
      </w:r>
      <w:bookmarkEnd w:id="29"/>
    </w:p>
    <w:p w14:paraId="36769536" w14:textId="17F2DE69" w:rsidR="008F5FDD" w:rsidRDefault="008F5FDD" w:rsidP="008F5FDD">
      <w:r>
        <w:t>Any of the</w:t>
      </w:r>
      <w:r w:rsidR="0012634F">
        <w:t xml:space="preserve"> </w:t>
      </w:r>
      <w:proofErr w:type="gramStart"/>
      <w:r w:rsidR="0012634F">
        <w:t>regression based</w:t>
      </w:r>
      <w:proofErr w:type="gramEnd"/>
      <w:r>
        <w:t xml:space="preserve"> models defined above</w:t>
      </w:r>
      <w:r w:rsidR="0012634F">
        <w:t xml:space="preserve"> or a continuous mean</w:t>
      </w:r>
      <w:r>
        <w:t xml:space="preserve"> can be used to “gro</w:t>
      </w:r>
      <w:r w:rsidR="0012634F">
        <w:t xml:space="preserve">w” a face. </w:t>
      </w:r>
      <w:r>
        <w:t>That is to take an image at time 1 and make a prediction regarding how the face should look at time 2. If a person</w:t>
      </w:r>
      <w:r w:rsidR="0012634F">
        <w:t>’</w:t>
      </w:r>
      <w:r>
        <w:t>s face is within the bounds of normal facial variability at time 1</w:t>
      </w:r>
      <w:r w:rsidR="0012634F">
        <w:t xml:space="preserve">, </w:t>
      </w:r>
      <w:r>
        <w:t xml:space="preserve">this is essentially another way of creating a normal equivalent (see section </w:t>
      </w:r>
      <w:r>
        <w:fldChar w:fldCharType="begin"/>
      </w:r>
      <w:r>
        <w:instrText xml:space="preserve"> REF _Ref442268985 \r \h  \* MERGEFORMAT </w:instrText>
      </w:r>
      <w:r>
        <w:fldChar w:fldCharType="separate"/>
      </w:r>
      <w:r w:rsidR="006439E2">
        <w:t>1.4.2.2</w:t>
      </w:r>
      <w:r>
        <w:fldChar w:fldCharType="end"/>
      </w:r>
      <w:r>
        <w:t xml:space="preserve">) of the person at time 2. If an image of the individual is available, such as one would have when assessing surgical outcomes then the normal equivalent is likely to be more accurate </w:t>
      </w:r>
      <w:r w:rsidRPr="008F5FDD">
        <w:rPr>
          <w:highlight w:val="yellow"/>
        </w:rPr>
        <w:t>(I think)</w:t>
      </w:r>
      <w:r>
        <w:t xml:space="preserve">. </w:t>
      </w:r>
      <w:proofErr w:type="gramStart"/>
      <w:r>
        <w:t>However</w:t>
      </w:r>
      <w:proofErr w:type="gramEnd"/>
      <w:r>
        <w:t xml:space="preserve"> the growing of a face in 3D may have forensic applications in the identification of missing persons </w:t>
      </w:r>
      <w:r w:rsidRPr="008F5FDD">
        <w:rPr>
          <w:highlight w:val="yellow"/>
        </w:rPr>
        <w:t>(who have p</w:t>
      </w:r>
      <w:r>
        <w:rPr>
          <w:highlight w:val="yellow"/>
        </w:rPr>
        <w:t>reviously had 3D images taken!!!!</w:t>
      </w:r>
      <w:r w:rsidRPr="008F5FDD">
        <w:rPr>
          <w:highlight w:val="yellow"/>
        </w:rPr>
        <w:t>)</w:t>
      </w:r>
    </w:p>
    <w:p w14:paraId="272F0FE2" w14:textId="58A8CD34" w:rsidR="0021532B" w:rsidRDefault="008F5FDD" w:rsidP="0021532B">
      <w:r>
        <w:t>A</w:t>
      </w:r>
      <w:r w:rsidR="0021532B">
        <w:t>ssuming that the nature of their deviation from normal does not change through their ontogeny</w:t>
      </w:r>
      <w:r w:rsidR="0012634F">
        <w:t xml:space="preserve"> i.e. assuming parallelism (see section </w:t>
      </w:r>
      <w:r w:rsidR="0012634F">
        <w:fldChar w:fldCharType="begin"/>
      </w:r>
      <w:r w:rsidR="0012634F">
        <w:instrText xml:space="preserve"> REF _Ref442363572 \r \h </w:instrText>
      </w:r>
      <w:r w:rsidR="0012634F">
        <w:fldChar w:fldCharType="separate"/>
      </w:r>
      <w:r w:rsidR="006439E2">
        <w:t>1.5.1</w:t>
      </w:r>
      <w:r w:rsidR="0012634F">
        <w:fldChar w:fldCharType="end"/>
      </w:r>
      <w:r w:rsidR="0012634F">
        <w:t>.)</w:t>
      </w:r>
      <w:r w:rsidR="0021532B">
        <w:t xml:space="preserve">. </w:t>
      </w:r>
      <w:r w:rsidR="00065341">
        <w:t>The first step is to determine how the face deviates from the norm at time 1.</w:t>
      </w:r>
    </w:p>
    <w:p w14:paraId="1D8557F3" w14:textId="2AF9EBAF" w:rsidR="00065341" w:rsidRPr="00065341" w:rsidRDefault="000A04BD" w:rsidP="0021532B">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time1</m:t>
                  </m:r>
                </m:sub>
              </m:sSub>
            </m:e>
          </m:acc>
          <m: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time1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time1</m:t>
                  </m:r>
                </m:sub>
              </m:sSub>
            </m:e>
          </m:acc>
        </m:oMath>
      </m:oMathPara>
    </w:p>
    <w:p w14:paraId="125D991B" w14:textId="5652B24C" w:rsidR="00065341" w:rsidRDefault="00065341" w:rsidP="0021532B">
      <w:pPr>
        <w:rPr>
          <w:rFonts w:eastAsiaTheme="minorEastAsia"/>
        </w:rPr>
      </w:pPr>
      <w:r>
        <w:t xml:space="preserve">where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time1</m:t>
                </m:r>
              </m:sub>
            </m:sSub>
          </m:e>
        </m:acc>
      </m:oMath>
      <w:r>
        <w:rPr>
          <w:rFonts w:eastAsiaTheme="minorEastAsia"/>
        </w:rPr>
        <w:t xml:space="preserve"> is the vector of differences between the co-ordinates of the face at time 1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time1</m:t>
                </m:r>
              </m:sub>
            </m:sSub>
          </m:e>
        </m:acc>
      </m:oMath>
      <w:r>
        <w:rPr>
          <w:rFonts w:eastAsiaTheme="minorEastAsia"/>
        </w:rPr>
        <w:t xml:space="preserve"> and the predicted “normal” face at the age the face at that time</w:t>
      </w:r>
      <w:r w:rsidR="004F1218">
        <w:rPr>
          <w:rFonts w:eastAsiaTheme="minorEastAsia"/>
        </w:rPr>
        <w:t xml:space="preser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time1</m:t>
                </m:r>
              </m:sub>
            </m:sSub>
          </m:e>
        </m:acc>
      </m:oMath>
      <w:r>
        <w:rPr>
          <w:rFonts w:eastAsiaTheme="minorEastAsia"/>
        </w:rPr>
        <w:t>.</w:t>
      </w:r>
    </w:p>
    <w:p w14:paraId="05766867" w14:textId="2FED05F5" w:rsidR="00065341" w:rsidRDefault="00065341" w:rsidP="0021532B">
      <w:pPr>
        <w:rPr>
          <w:rFonts w:eastAsiaTheme="minorEastAsia"/>
        </w:rPr>
      </w:pPr>
      <w:r>
        <w:rPr>
          <w:rFonts w:eastAsiaTheme="minorEastAsia"/>
        </w:rPr>
        <w:t xml:space="preserve">In any </w:t>
      </w:r>
      <w:proofErr w:type="gramStart"/>
      <w:r>
        <w:rPr>
          <w:rFonts w:eastAsiaTheme="minorEastAsia"/>
        </w:rPr>
        <w:t>regression based</w:t>
      </w:r>
      <w:proofErr w:type="gramEnd"/>
      <w:r>
        <w:rPr>
          <w:rFonts w:eastAsiaTheme="minorEastAsia"/>
        </w:rPr>
        <w:t xml:space="preserve"> model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time1</m:t>
                </m:r>
              </m:sub>
            </m:sSub>
          </m:e>
        </m:acc>
      </m:oMath>
      <w:r>
        <w:rPr>
          <w:rFonts w:eastAsiaTheme="minorEastAsia"/>
        </w:rPr>
        <w:t xml:space="preserve"> is given by:</w:t>
      </w:r>
    </w:p>
    <w:p w14:paraId="463F288C" w14:textId="2E3365D8" w:rsidR="004F1218" w:rsidRPr="004F1218" w:rsidRDefault="000A04BD" w:rsidP="002F3C13">
      <w:pPr>
        <w:rPr>
          <w:b/>
        </w:rPr>
      </w:pPr>
      <m:oMathPara>
        <m:oMath>
          <m:acc>
            <m:accPr>
              <m:chr m:val="⃖"/>
              <m:ctrlPr>
                <w:rPr>
                  <w:rFonts w:ascii="Cambria Math" w:hAnsi="Cambria Math"/>
                </w:rPr>
              </m:ctrlPr>
            </m:accPr>
            <m:e>
              <m:sSub>
                <m:sSubPr>
                  <m:ctrlPr>
                    <w:rPr>
                      <w:rFonts w:ascii="Cambria Math" w:hAnsi="Cambria Math"/>
                    </w:rPr>
                  </m:ctrlPr>
                </m:sSubPr>
                <m:e>
                  <m:r>
                    <m:rPr>
                      <m:sty m:val="bi"/>
                    </m:rPr>
                    <w:rPr>
                      <w:rFonts w:ascii="Cambria Math" w:hAnsi="Cambria Math"/>
                    </w:rPr>
                    <m:t>n</m:t>
                  </m:r>
                </m:e>
                <m:sub>
                  <m:r>
                    <w:rPr>
                      <w:rFonts w:ascii="Cambria Math" w:hAnsi="Cambria Math"/>
                    </w:rPr>
                    <m:t>time</m:t>
                  </m:r>
                  <m:r>
                    <m:rPr>
                      <m:sty m:val="p"/>
                    </m:rPr>
                    <w:rPr>
                      <w:rFonts w:ascii="Cambria Math" w:hAnsi="Cambria Math"/>
                    </w:rPr>
                    <m:t>1</m:t>
                  </m:r>
                </m:sub>
              </m:sSub>
            </m:e>
          </m:acc>
          <m:r>
            <m:rPr>
              <m:sty m:val="p"/>
            </m:rPr>
            <w:rPr>
              <w:rFonts w:ascii="Cambria Math" w:hAnsi="Cambria Math"/>
            </w:rPr>
            <m:t xml:space="preserve">= </m:t>
          </m:r>
          <m:r>
            <m:rPr>
              <m:sty m:val="bi"/>
            </m:rPr>
            <w:rPr>
              <w:rFonts w:ascii="Cambria Math" w:hAnsi="Cambria Math"/>
            </w:rPr>
            <m:t>a</m:t>
          </m:r>
          <m:r>
            <m:rPr>
              <m:sty m:val="b"/>
            </m:rPr>
            <w:rPr>
              <w:rFonts w:ascii="Cambria Math" w:hAnsi="Cambria Math"/>
            </w:rPr>
            <m:t>*</m:t>
          </m:r>
          <m:acc>
            <m:accPr>
              <m:chr m:val="⃖"/>
              <m:ctrlPr>
                <w:rPr>
                  <w:rFonts w:ascii="Cambria Math" w:hAnsi="Cambria Math"/>
                </w:rPr>
              </m:ctrlPr>
            </m:accPr>
            <m:e>
              <m:r>
                <m:rPr>
                  <m:sty m:val="bi"/>
                </m:rPr>
                <w:rPr>
                  <w:rFonts w:ascii="Cambria Math" w:hAnsi="Cambria Math"/>
                </w:rPr>
                <m:t>q</m:t>
              </m:r>
            </m:e>
          </m:acc>
        </m:oMath>
      </m:oMathPara>
    </w:p>
    <w:p w14:paraId="1120B4AB" w14:textId="1A73A250" w:rsidR="00DF33F3" w:rsidRDefault="004F1218" w:rsidP="004F1218">
      <w:pPr>
        <w:rPr>
          <w:rFonts w:eastAsiaTheme="minorEastAsia"/>
        </w:rPr>
      </w:pPr>
      <w:r>
        <w:t xml:space="preserve">where </w:t>
      </w:r>
      <m:oMath>
        <m:acc>
          <m:accPr>
            <m:chr m:val="⃖"/>
            <m:ctrlPr>
              <w:rPr>
                <w:rFonts w:ascii="Cambria Math" w:eastAsiaTheme="minorEastAsia" w:hAnsi="Cambria Math"/>
                <w:i/>
              </w:rPr>
            </m:ctrlPr>
          </m:accPr>
          <m:e>
            <m:r>
              <m:rPr>
                <m:sty m:val="bi"/>
              </m:rPr>
              <w:rPr>
                <w:rFonts w:ascii="Cambria Math" w:eastAsiaTheme="minorEastAsia" w:hAnsi="Cambria Math"/>
              </w:rPr>
              <m:t>q</m:t>
            </m:r>
          </m:e>
        </m:acc>
      </m:oMath>
      <w:r>
        <w:rPr>
          <w:rFonts w:eastAsiaTheme="minorEastAsia"/>
        </w:rPr>
        <w:t xml:space="preserve"> is the growth vector and </w:t>
      </w:r>
      <m:oMath>
        <m:r>
          <w:rPr>
            <w:rFonts w:ascii="Cambria Math" w:eastAsiaTheme="minorEastAsia" w:hAnsi="Cambria Math"/>
          </w:rPr>
          <m:t>a</m:t>
        </m:r>
      </m:oMath>
      <w:r>
        <w:rPr>
          <w:rFonts w:eastAsiaTheme="minorEastAsia"/>
        </w:rPr>
        <w:t xml:space="preserve"> is </w:t>
      </w:r>
      <w:proofErr w:type="gramStart"/>
      <w:r>
        <w:rPr>
          <w:rFonts w:eastAsiaTheme="minorEastAsia"/>
        </w:rPr>
        <w:t>age.</w:t>
      </w:r>
      <w:proofErr w:type="gramEnd"/>
      <w:r>
        <w:rPr>
          <w:rFonts w:eastAsiaTheme="minorEastAsia"/>
        </w:rPr>
        <w:t xml:space="preserve"> </w:t>
      </w:r>
      <w:r w:rsidR="00F7715A">
        <w:rPr>
          <w:rFonts w:eastAsiaTheme="minorEastAsia"/>
        </w:rPr>
        <w:t xml:space="preserve">Using a continuous mean </w:t>
      </w:r>
      <w:r>
        <w:rPr>
          <w:rFonts w:eastAsiaTheme="minorEastAsia"/>
        </w:rPr>
        <w:t xml:space="preserve">approximation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time1</m:t>
                </m:r>
              </m:sub>
            </m:sSub>
          </m:e>
        </m:acc>
      </m:oMath>
      <w:r>
        <w:rPr>
          <w:rFonts w:eastAsiaTheme="minorEastAsia"/>
        </w:rPr>
        <w:t xml:space="preserve"> is simply the mean face over the kernel around </w:t>
      </w:r>
      <m:oMath>
        <m:r>
          <w:rPr>
            <w:rFonts w:ascii="Cambria Math" w:eastAsiaTheme="minorEastAsia" w:hAnsi="Cambria Math"/>
          </w:rPr>
          <m:t>a</m:t>
        </m:r>
      </m:oMath>
      <w:r>
        <w:rPr>
          <w:rFonts w:eastAsiaTheme="minorEastAsia"/>
        </w:rPr>
        <w:t xml:space="preserve">. </w:t>
      </w:r>
    </w:p>
    <w:p w14:paraId="6D1CE8AF" w14:textId="3AEDB13F" w:rsidR="002F3C13" w:rsidRDefault="007F49D6" w:rsidP="004F1218">
      <w:pPr>
        <w:rPr>
          <w:rFonts w:eastAsiaTheme="minorEastAsia"/>
        </w:rPr>
      </w:pPr>
      <w:r>
        <w:rPr>
          <w:rFonts w:eastAsiaTheme="minorEastAsia"/>
        </w:rPr>
        <w:lastRenderedPageBreak/>
        <w:t>The “grown</w:t>
      </w:r>
      <w:r w:rsidR="002F3C13">
        <w:rPr>
          <w:rFonts w:eastAsiaTheme="minorEastAsia"/>
        </w:rPr>
        <w:t>”</w:t>
      </w:r>
      <w:r>
        <w:rPr>
          <w:rFonts w:eastAsiaTheme="minorEastAsia"/>
        </w:rPr>
        <w:t xml:space="preserve"> face is then determined by adding the displacement vector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time1</m:t>
                </m:r>
              </m:sub>
            </m:sSub>
          </m:e>
        </m:acc>
      </m:oMath>
      <w:r>
        <w:rPr>
          <w:rFonts w:eastAsiaTheme="minorEastAsia"/>
        </w:rPr>
        <w:t xml:space="preserve"> to the “normal” face predicted by the model for the age at time 2. In terms of shape-space geometry this is equivalent to “moving” the fac</w:t>
      </w:r>
      <w:r w:rsidR="002F3C13">
        <w:rPr>
          <w:rFonts w:eastAsiaTheme="minorEastAsia"/>
        </w:rPr>
        <w:t xml:space="preserve">e parallel to the vector/curve, modelling individual differences from the norm as a vector orthogonal to the growth vector/curve. </w:t>
      </w:r>
    </w:p>
    <w:p w14:paraId="5DE45EAA" w14:textId="7D8ED374" w:rsidR="007F49D6" w:rsidRDefault="002F3C13" w:rsidP="004F1218">
      <w:pPr>
        <w:rPr>
          <w:rFonts w:eastAsiaTheme="minorEastAsia"/>
        </w:rPr>
      </w:pPr>
      <w:commentRangeStart w:id="30"/>
      <w:r>
        <w:rPr>
          <w:rFonts w:eastAsiaTheme="minorEastAsia"/>
        </w:rPr>
        <w:t>Two factors determine the accuracy of the prediction. Firstly, the accuracy of the assumption that the nature of an individual</w:t>
      </w:r>
      <w:r w:rsidR="001E14D6">
        <w:rPr>
          <w:rFonts w:eastAsiaTheme="minorEastAsia"/>
        </w:rPr>
        <w:t>’</w:t>
      </w:r>
      <w:r>
        <w:rPr>
          <w:rFonts w:eastAsiaTheme="minorEastAsia"/>
        </w:rPr>
        <w:t>s deviation from normal does not change throughout ontogeny. To assess the validity of this assumption one would need to chart the growth of numerous individuals throughout</w:t>
      </w:r>
      <w:r w:rsidR="008F5FDD">
        <w:rPr>
          <w:rFonts w:eastAsiaTheme="minorEastAsia"/>
        </w:rPr>
        <w:t xml:space="preserve"> childhood and adolescence</w:t>
      </w:r>
      <w:r>
        <w:rPr>
          <w:rFonts w:eastAsiaTheme="minorEastAsia"/>
        </w:rPr>
        <w:t xml:space="preserve">. This is not feasible within this thesis. </w:t>
      </w:r>
      <w:commentRangeEnd w:id="30"/>
      <w:r w:rsidR="00F7715A">
        <w:rPr>
          <w:rStyle w:val="CommentReference"/>
        </w:rPr>
        <w:commentReference w:id="30"/>
      </w:r>
    </w:p>
    <w:p w14:paraId="03D30858" w14:textId="025FE36F" w:rsidR="008F5FDD" w:rsidRDefault="008F5FDD" w:rsidP="004F1218">
      <w:pPr>
        <w:rPr>
          <w:rFonts w:eastAsiaTheme="minorEastAsia"/>
        </w:rPr>
      </w:pPr>
      <w:r>
        <w:rPr>
          <w:rFonts w:eastAsiaTheme="minorEastAsia"/>
        </w:rPr>
        <w:t>T</w:t>
      </w:r>
      <w:r w:rsidR="001E14D6">
        <w:rPr>
          <w:rFonts w:eastAsiaTheme="minorEastAsia"/>
        </w:rPr>
        <w:t>he second factor is the plausibility</w:t>
      </w:r>
      <w:r>
        <w:rPr>
          <w:rFonts w:eastAsiaTheme="minorEastAsia"/>
        </w:rPr>
        <w:t xml:space="preserve"> </w:t>
      </w:r>
      <w:r w:rsidR="001E14D6">
        <w:rPr>
          <w:rFonts w:eastAsiaTheme="minorEastAsia"/>
        </w:rPr>
        <w:t>of the “normal” face to which the individual is added. The term plausibility is preferable to accuracy because the normal face</w:t>
      </w:r>
      <w:r w:rsidR="002B62AB">
        <w:rPr>
          <w:rFonts w:eastAsiaTheme="minorEastAsia"/>
        </w:rPr>
        <w:t xml:space="preserve"> only exists as a statistical construct</w:t>
      </w:r>
      <w:r w:rsidR="001E14D6">
        <w:rPr>
          <w:rFonts w:eastAsiaTheme="minorEastAsia"/>
        </w:rPr>
        <w:t xml:space="preserve"> and accuracy has no real meaning in this context</w:t>
      </w:r>
      <w:r w:rsidR="002B62AB">
        <w:rPr>
          <w:rFonts w:eastAsiaTheme="minorEastAsia"/>
        </w:rPr>
        <w:t xml:space="preserve">. The plausibility of the normal face must be inferred from 1) the </w:t>
      </w:r>
      <w:r w:rsidR="002B62AB">
        <w:rPr>
          <w:rFonts w:eastAsiaTheme="minorEastAsia"/>
          <w:i/>
        </w:rPr>
        <w:t xml:space="preserve">a priori </w:t>
      </w:r>
      <w:r w:rsidR="002B62AB">
        <w:rPr>
          <w:rFonts w:eastAsiaTheme="minorEastAsia"/>
        </w:rPr>
        <w:t xml:space="preserve">appropriateness and 2) stability of the model. If the model is inappropriate (e.g. linear over a domain where growth is non-linear) then the normal face is also inappropriate. If the model is unstable (even if the model has an appropriate form) then the normal face is being affected by the idiosyncrasies of the </w:t>
      </w:r>
      <w:proofErr w:type="gramStart"/>
      <w:r w:rsidR="002B62AB">
        <w:rPr>
          <w:rFonts w:eastAsiaTheme="minorEastAsia"/>
        </w:rPr>
        <w:t>sample, and</w:t>
      </w:r>
      <w:proofErr w:type="gramEnd"/>
      <w:r w:rsidR="002B62AB">
        <w:rPr>
          <w:rFonts w:eastAsiaTheme="minorEastAsia"/>
        </w:rPr>
        <w:t xml:space="preserve"> is a noisy approximation. </w:t>
      </w:r>
    </w:p>
    <w:p w14:paraId="39F62B20" w14:textId="2B809BDB" w:rsidR="00256136" w:rsidRDefault="00256136" w:rsidP="00256136">
      <w:pPr>
        <w:rPr>
          <w:rFonts w:eastAsiaTheme="minorEastAsia"/>
        </w:rPr>
      </w:pPr>
      <w:r>
        <w:rPr>
          <w:rFonts w:eastAsiaTheme="minorEastAsia"/>
        </w:rPr>
        <w:t xml:space="preserve">All </w:t>
      </w:r>
      <w:proofErr w:type="gramStart"/>
      <w:r>
        <w:rPr>
          <w:rFonts w:eastAsiaTheme="minorEastAsia"/>
        </w:rPr>
        <w:t>regression based</w:t>
      </w:r>
      <w:proofErr w:type="gramEnd"/>
      <w:r>
        <w:rPr>
          <w:rFonts w:eastAsiaTheme="minorEastAsia"/>
        </w:rPr>
        <w:t xml:space="preserve"> approaches impose some assumptions about the nature of growth (e.g. linear; some manner of non-linear growth-rate, but linear growth direction). These assumptions cannot be 100% accurate and therefore any </w:t>
      </w:r>
      <w:proofErr w:type="gramStart"/>
      <w:r>
        <w:rPr>
          <w:rFonts w:eastAsiaTheme="minorEastAsia"/>
        </w:rPr>
        <w:t>regression based</w:t>
      </w:r>
      <w:proofErr w:type="gramEnd"/>
      <w:r>
        <w:rPr>
          <w:rFonts w:eastAsiaTheme="minorEastAsia"/>
        </w:rPr>
        <w:t xml:space="preserve"> model will be inappropriate to a degree. A </w:t>
      </w:r>
      <w:r w:rsidR="00F7715A">
        <w:rPr>
          <w:rFonts w:eastAsiaTheme="minorEastAsia"/>
        </w:rPr>
        <w:t>continuous mean</w:t>
      </w:r>
      <w:r>
        <w:rPr>
          <w:rFonts w:eastAsiaTheme="minorEastAsia"/>
        </w:rPr>
        <w:t xml:space="preserve"> approach is clearly the most </w:t>
      </w:r>
      <w:r w:rsidRPr="00256136">
        <w:rPr>
          <w:rFonts w:eastAsiaTheme="minorEastAsia"/>
          <w:i/>
        </w:rPr>
        <w:t>a priori</w:t>
      </w:r>
      <w:r>
        <w:rPr>
          <w:rFonts w:eastAsiaTheme="minorEastAsia"/>
        </w:rPr>
        <w:t xml:space="preserve"> appropriate of the models as it makes no assumption about the nature of growth. Whether it also wins in terms of stability (and accuracy of prediction if we get sufficient longitudinal data) is an empirical question. </w:t>
      </w:r>
      <w:r w:rsidRPr="00256136">
        <w:rPr>
          <w:rFonts w:eastAsiaTheme="minorEastAsia"/>
          <w:highlight w:val="yellow"/>
        </w:rPr>
        <w:t>Yay!</w:t>
      </w:r>
    </w:p>
    <w:p w14:paraId="546D52C7" w14:textId="33E145E4" w:rsidR="002B62AB" w:rsidRDefault="002B62AB" w:rsidP="00256136">
      <w:pPr>
        <w:pStyle w:val="Heading3"/>
        <w:rPr>
          <w:rFonts w:eastAsiaTheme="minorEastAsia"/>
        </w:rPr>
      </w:pPr>
      <w:r>
        <w:rPr>
          <w:rFonts w:eastAsiaTheme="minorEastAsia"/>
        </w:rPr>
        <w:t>Assessing abnormal growth rate and growth direction</w:t>
      </w:r>
    </w:p>
    <w:p w14:paraId="0D6F6EC9" w14:textId="447BD41F" w:rsidR="00804B3C" w:rsidRDefault="00804B3C" w:rsidP="00804B3C">
      <w:pPr>
        <w:pStyle w:val="Heading4"/>
      </w:pPr>
      <w:r>
        <w:t>Abnormal growth direction</w:t>
      </w:r>
    </w:p>
    <w:p w14:paraId="69E1E5ED" w14:textId="187122FF" w:rsidR="00804B3C" w:rsidRDefault="00804B3C" w:rsidP="00804B3C">
      <w:r>
        <w:t>It is common to attempt to plot multidimensional growth trajectories</w:t>
      </w:r>
      <w:r w:rsidR="00F7715A">
        <w:t xml:space="preserve"> and compare them visually</w:t>
      </w:r>
      <w:r>
        <w:t xml:space="preserve">. This requires visualising them as projected onto some limited number of axes either  2 </w:t>
      </w:r>
      <w:r>
        <w:fldChar w:fldCharType="begin">
          <w:fldData xml:space="preserve">PEVuZE5vdGU+PENpdGU+PEF1dGhvcj5EZWFuPC9BdXRob3I+PFllYXI+MjAwMDwvWWVhcj48UmVj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</w:fldData>
        </w:fldChar>
      </w:r>
      <w:r w:rsidR="00AB2A1C">
        <w:instrText xml:space="preserve"> ADDIN EN.CITE </w:instrText>
      </w:r>
      <w:r w:rsidR="00AB2A1C">
        <w:fldChar w:fldCharType="begin">
          <w:fldData xml:space="preserve">PEVuZE5vdGU+PENpdGU+PEF1dGhvcj5EZWFuPC9BdXRob3I+PFllYXI+MjAwMDwvWWVhcj48UmVj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</w:fldData>
        </w:fldChar>
      </w:r>
      <w:r w:rsidR="00AB2A1C">
        <w:instrText xml:space="preserve"> ADDIN EN.CITE.DATA </w:instrText>
      </w:r>
      <w:r w:rsidR="00AB2A1C">
        <w:fldChar w:fldCharType="end"/>
      </w:r>
      <w:r>
        <w:fldChar w:fldCharType="separate"/>
      </w:r>
      <w:r w:rsidR="00AB2A1C">
        <w:rPr>
          <w:noProof/>
        </w:rPr>
        <w:t>(</w:t>
      </w:r>
      <w:hyperlink w:anchor="_ENREF_36" w:tooltip="Dean, 2000 #48" w:history="1">
        <w:r w:rsidR="00E23A8E">
          <w:rPr>
            <w:noProof/>
          </w:rPr>
          <w:t>Dean et al., 2000</w:t>
        </w:r>
      </w:hyperlink>
      <w:r w:rsidR="00AB2A1C">
        <w:rPr>
          <w:noProof/>
        </w:rPr>
        <w:t xml:space="preserve">, </w:t>
      </w:r>
      <w:hyperlink w:anchor="_ENREF_95" w:tooltip="Loy, 2001 #265" w:history="1">
        <w:r w:rsidR="00E23A8E">
          <w:rPr>
            <w:noProof/>
          </w:rPr>
          <w:t>Loy et al., 2001</w:t>
        </w:r>
      </w:hyperlink>
      <w:r w:rsidR="00AB2A1C">
        <w:rPr>
          <w:noProof/>
        </w:rPr>
        <w:t>)</w:t>
      </w:r>
      <w:r>
        <w:fldChar w:fldCharType="end"/>
      </w:r>
      <w:r>
        <w:t xml:space="preserve">, or 3 </w:t>
      </w:r>
      <w:r>
        <w:fldChar w:fldCharType="begin"/>
      </w:r>
      <w:r w:rsidR="00AB2A1C">
        <w:instrText xml:space="preserve"> ADDIN EN.CITE &lt;EndNote&gt;&lt;Cite&gt;&lt;Author&gt;Bulygina&lt;/Author&gt;&lt;Year&gt;2006&lt;/Year&gt;&lt;RecNum&gt;200&lt;/RecNum&gt;&lt;DisplayText&gt;(Bulygina et al., 2006, Neubauer et al., 2009)&lt;/DisplayText&gt;&lt;record&gt;&lt;rec-number&gt;200&lt;/rec-number&gt;&lt;foreign-keys&gt;&lt;key app="EN" db-id="adtx5xw0uarxaaepweyvx0twsvspp0s9f0ep" timestamp="1446780588"&gt;200&lt;/key&gt;&lt;/foreign-keys&gt;&lt;ref-type name="Journal Article"&gt;17&lt;/ref-type&gt;&lt;contributors&gt;&lt;authors&gt;&lt;author&gt;Bulygina, E&lt;/author&gt;&lt;author&gt;Mitteroecker, P&lt;/author&gt;&lt;author&gt;Aiello, L&lt;/author&gt;&lt;/authors&gt;&lt;/contributors&gt;&lt;titles&gt;&lt;title&gt;Ontogeny of facial dimorphism and patterns of individual development within one human population&lt;/title&gt;&lt;secondary-title&gt;American Journal of Physical Anthropology&lt;/secondary-title&gt;&lt;/titles&gt;&lt;periodical&gt;&lt;full-title&gt;American journal of physical anthropology&lt;/full-title&gt;&lt;/periodical&gt;&lt;pages&gt;432-443&lt;/pages&gt;&lt;volume&gt;131&lt;/volume&gt;&lt;number&gt;3&lt;/number&gt;&lt;dates&gt;&lt;year&gt;2006&lt;/year&gt;&lt;/dates&gt;&lt;isbn&gt;1096-8644&lt;/isbn&gt;&lt;urls&gt;&lt;/urls&gt;&lt;/record&gt;&lt;/Cite&gt;&lt;Cite&gt;&lt;Author&gt;Neubauer&lt;/Author&gt;&lt;Year&gt;2009&lt;/Year&gt;&lt;RecNum&gt;263&lt;/RecNum&gt;&lt;record&gt;&lt;rec-number&gt;263&lt;/rec-number&gt;&lt;foreign-keys&gt;&lt;key app="EN" db-id="adtx5xw0uarxaaepweyvx0twsvspp0s9f0ep" timestamp="1448414414"&gt;263&lt;/key&gt;&lt;/foreign-keys&gt;&lt;ref-type name="Journal Article"&gt;17&lt;/ref-type&gt;&lt;contributors&gt;&lt;authors&gt;&lt;author&gt;Neubauer, Simon&lt;/author&gt;&lt;author&gt;Gunz, Philipp&lt;/author&gt;&lt;author&gt;Hublin, Jean</w:instrText>
      </w:r>
      <w:r w:rsidR="00AB2A1C">
        <w:rPr>
          <w:rFonts w:ascii="Cambria Math" w:hAnsi="Cambria Math" w:cs="Cambria Math"/>
        </w:rPr>
        <w:instrText>‐</w:instrText>
      </w:r>
      <w:r w:rsidR="00AB2A1C">
        <w:instrText>Jacques&lt;/author&gt;&lt;/authors&gt;&lt;/contributors&gt;&lt;titles&gt;&lt;title&gt;The pattern of endocranial ontogenetic shape changes in humans&lt;/title&gt;&lt;secondary-title&gt;Journal of Anatomy&lt;/secondary-title&gt;&lt;/titles&gt;&lt;periodical&gt;&lt;full-title&gt;Journal of Anatomy&lt;/full-title&gt;&lt;/periodical&gt;&lt;pages&gt;240-255&lt;/pages&gt;&lt;volume&gt;215&lt;/volume&gt;&lt;number&gt;3&lt;/number&gt;&lt;dates&gt;&lt;year&gt;2009&lt;/year&gt;&lt;/dates&gt;&lt;isbn&gt;1469-7580&lt;/isbn&gt;&lt;urls&gt;&lt;/urls&gt;&lt;/record&gt;&lt;/Cite&gt;&lt;/EndNote&gt;</w:instrText>
      </w:r>
      <w:r>
        <w:fldChar w:fldCharType="separate"/>
      </w:r>
      <w:r w:rsidR="00AB2A1C">
        <w:rPr>
          <w:noProof/>
        </w:rPr>
        <w:t>(</w:t>
      </w:r>
      <w:hyperlink w:anchor="_ENREF_25" w:tooltip="Bulygina, 2006 #200" w:history="1">
        <w:r w:rsidR="00E23A8E">
          <w:rPr>
            <w:noProof/>
          </w:rPr>
          <w:t>Bulygina et al., 2006</w:t>
        </w:r>
      </w:hyperlink>
      <w:r w:rsidR="00AB2A1C">
        <w:rPr>
          <w:noProof/>
        </w:rPr>
        <w:t xml:space="preserve">, </w:t>
      </w:r>
      <w:hyperlink w:anchor="_ENREF_111" w:tooltip="Neubauer, 2009 #263" w:history="1">
        <w:r w:rsidR="00E23A8E">
          <w:rPr>
            <w:noProof/>
          </w:rPr>
          <w:t>Neubauer et al., 2009</w:t>
        </w:r>
      </w:hyperlink>
      <w:r w:rsidR="00AB2A1C">
        <w:rPr>
          <w:noProof/>
        </w:rPr>
        <w:t>)</w:t>
      </w:r>
      <w:r>
        <w:fldChar w:fldCharType="end"/>
      </w:r>
      <w:r>
        <w:t xml:space="preserve">. To ensure that these axes represent a large amount of the actual variability these are, usually the first few Principal Components.  While such a representation is appealing because such plots are intuitive to interpret, a 2D or 3D window into face-space does not capture all of the variability. Trajectories that may appear to be identical or parallel in the particular dimensions visualised, may diverge in other dimensions. Such representations are, therefore potentially misleading </w:t>
      </w:r>
      <w:r>
        <w:fldChar w:fldCharType="begin"/>
      </w:r>
      <w:r w:rsidR="00AB2A1C">
        <w:instrText xml:space="preserve"> ADDIN EN.CITE &lt;EndNote&gt;&lt;Cite&gt;&lt;Author&gt;Mitteroecker&lt;/Author&gt;&lt;Year&gt;2005&lt;/Year&gt;&lt;RecNum&gt;252&lt;/RecNum&gt;&lt;Prefix&gt;see &lt;/Prefix&gt;&lt;Suffix&gt; their Figure 5 for a neat illustration of this&lt;/Suffix&gt;&lt;DisplayText&gt;(see Mitteroecker et al., 2005 their Figure 5 for a neat illustration of this)&lt;/DisplayText&gt;&lt;record&gt;&lt;rec-number&gt;252&lt;/rec-number&gt;&lt;foreign-keys&gt;&lt;key app="EN" db-id="adtx5xw0uarxaaepweyvx0twsvspp0s9f0ep" timestamp="1447890016"&gt;252&lt;/key&gt;&lt;/foreign-keys&gt;&lt;ref-type name="Journal Article"&gt;17&lt;/ref-type&gt;&lt;contributors&gt;&lt;authors&gt;&lt;author&gt;Mitteroecker, Philipp&lt;/author&gt;&lt;author&gt;Gunz, Philipp&lt;/author&gt;&lt;author&gt;Bookstein, Fred L&lt;/author&gt;&lt;/authors&gt;&lt;/contributors&gt;&lt;titles&gt;&lt;title&gt;Heterochrony and geometric morphometrics: a comparison of cranial growth in Pan paniscus versus Pan troglodytes&lt;/title&gt;&lt;secondary-title&gt;Evolution &amp;amp; development&lt;/secondary-title&gt;&lt;/titles&gt;&lt;periodical&gt;&lt;full-title&gt;Evolution &amp;amp; development&lt;/full-title&gt;&lt;/periodical&gt;&lt;pages&gt;244-258&lt;/pages&gt;&lt;volume&gt;7&lt;/volume&gt;&lt;number&gt;3&lt;/number&gt;&lt;dates&gt;&lt;year&gt;2005&lt;/year&gt;&lt;/dates&gt;&lt;isbn&gt;1525-142X&lt;/isbn&gt;&lt;urls&gt;&lt;/urls&gt;&lt;/record&gt;&lt;/Cite&gt;&lt;/EndNote&gt;</w:instrText>
      </w:r>
      <w:r>
        <w:fldChar w:fldCharType="separate"/>
      </w:r>
      <w:r w:rsidR="00AB2A1C">
        <w:rPr>
          <w:noProof/>
        </w:rPr>
        <w:t>(</w:t>
      </w:r>
      <w:hyperlink w:anchor="_ENREF_103" w:tooltip="Mitteroecker, 2005 #252" w:history="1">
        <w:r w:rsidR="00E23A8E">
          <w:rPr>
            <w:noProof/>
          </w:rPr>
          <w:t>see Mitteroecker et al., 2005 their Figure 5 for a neat illustration of this</w:t>
        </w:r>
      </w:hyperlink>
      <w:r w:rsidR="00AB2A1C">
        <w:rPr>
          <w:noProof/>
        </w:rPr>
        <w:t>)</w:t>
      </w:r>
      <w:r>
        <w:fldChar w:fldCharType="end"/>
      </w:r>
      <w:r>
        <w:t xml:space="preserve">. There is also no particular reason that the dimensions represented by PCs are what is interesting or relevant, in terms of a study. </w:t>
      </w:r>
    </w:p>
    <w:p w14:paraId="0C66717D" w14:textId="6996E4D4" w:rsidR="00804B3C" w:rsidRDefault="00667D70" w:rsidP="00804B3C">
      <w:pPr>
        <w:rPr>
          <w:rFonts w:eastAsiaTheme="minorEastAsia"/>
        </w:rPr>
      </w:pPr>
      <w:r>
        <w:t>T</w:t>
      </w:r>
      <w:r w:rsidR="00804B3C">
        <w:t>he d</w:t>
      </w:r>
      <w:r>
        <w:t>egree of divergence between two growth vectors</w:t>
      </w:r>
      <w:r w:rsidR="00804B3C">
        <w:t xml:space="preserve"> can be summarised by the angle between them. What an angle in a multidimensional space is may not be immediately intuitively understood. But consider in three dimensions, any two lines (vectors) define a unique plane on which they both lie. The 3D angle is simply the 2D angle on that plane. This </w:t>
      </w:r>
      <w:r w:rsidR="00804B3C">
        <w:lastRenderedPageBreak/>
        <w:t xml:space="preserve">extends to further dimensions. The general formula for the angle </w:t>
      </w:r>
      <w:r w:rsidR="00804B3C" w:rsidRPr="00BA74FA">
        <w:rPr>
          <w:rFonts w:cs="Times New Roman"/>
          <w:i/>
        </w:rPr>
        <w:t>θ</w:t>
      </w:r>
      <w:r w:rsidR="00804B3C">
        <w:t xml:space="preserve"> between two vectors </w:t>
      </w:r>
      <m:oMath>
        <m:acc>
          <m:accPr>
            <m:chr m:val="⃖"/>
            <m:ctrlPr>
              <w:rPr>
                <w:rFonts w:ascii="Cambria Math" w:hAnsi="Cambria Math"/>
                <w:i/>
              </w:rPr>
            </m:ctrlPr>
          </m:accPr>
          <m:e>
            <m:r>
              <w:rPr>
                <w:rFonts w:ascii="Cambria Math" w:hAnsi="Cambria Math"/>
              </w:rPr>
              <m:t>u</m:t>
            </m:r>
          </m:e>
        </m:acc>
      </m:oMath>
      <w:r w:rsidR="00804B3C">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v</m:t>
            </m:r>
          </m:e>
        </m:acc>
      </m:oMath>
      <w:r w:rsidR="00804B3C">
        <w:rPr>
          <w:rFonts w:eastAsiaTheme="minorEastAsia"/>
        </w:rPr>
        <w:t xml:space="preserve"> of any dimensionality is:</w:t>
      </w:r>
    </w:p>
    <w:p w14:paraId="511C7EE2" w14:textId="54CD6354" w:rsidR="00804B3C" w:rsidRPr="008F5E4A" w:rsidRDefault="00804B3C" w:rsidP="00804B3C">
      <w:pPr>
        <w:rPr>
          <w:rFonts w:eastAsiaTheme="minorEastAsia"/>
        </w:rPr>
      </w:pPr>
      <m:oMathPara>
        <m:oMath>
          <m:r>
            <w:rPr>
              <w:rFonts w:ascii="Cambria Math" w:hAnsi="Cambria Math"/>
            </w:rPr>
            <m:t>θ</m:t>
          </m:r>
          <m:r>
            <m:rPr>
              <m:sty m:val="p"/>
            </m:rPr>
            <w:rPr>
              <w:rFonts w:ascii="Cambria Math" w:hAnsi="Cambria Math"/>
            </w:rPr>
            <m:t xml:space="preserve">= </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u</m:t>
                          </m:r>
                        </m:e>
                      </m:acc>
                    </m:num>
                    <m:den>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u</m:t>
                              </m:r>
                            </m:e>
                          </m:acc>
                        </m:e>
                      </m:d>
                    </m:den>
                  </m:f>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num>
                    <m:den>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v</m:t>
                              </m:r>
                            </m:e>
                          </m:acc>
                        </m:e>
                      </m:d>
                    </m:den>
                  </m:f>
                </m:e>
              </m:d>
            </m:e>
          </m:func>
        </m:oMath>
      </m:oMathPara>
    </w:p>
    <w:p w14:paraId="7F2E88DA" w14:textId="2505F4BC" w:rsidR="002B62AB" w:rsidRPr="002B62AB" w:rsidRDefault="002B62AB" w:rsidP="00256136"/>
    <w:p w14:paraId="66FF6B1B" w14:textId="75639F63" w:rsidR="002B62AB" w:rsidRPr="002B62AB" w:rsidRDefault="007A7027" w:rsidP="004F1218">
      <w:pPr>
        <w:rPr>
          <w:rFonts w:eastAsiaTheme="minorEastAsia"/>
        </w:rPr>
      </w:pPr>
      <w:r>
        <w:rPr>
          <w:rFonts w:eastAsiaTheme="minorEastAsia"/>
        </w:rPr>
        <w:t>For com</w:t>
      </w:r>
      <w:r w:rsidR="00667D70">
        <w:rPr>
          <w:rFonts w:eastAsiaTheme="minorEastAsia"/>
        </w:rPr>
        <w:t>p</w:t>
      </w:r>
      <w:r>
        <w:rPr>
          <w:rFonts w:eastAsiaTheme="minorEastAsia"/>
        </w:rPr>
        <w:t>a</w:t>
      </w:r>
      <w:r w:rsidR="00667D70">
        <w:rPr>
          <w:rFonts w:eastAsiaTheme="minorEastAsia"/>
        </w:rPr>
        <w:t>ring the tra</w:t>
      </w:r>
      <w:r>
        <w:rPr>
          <w:rFonts w:eastAsiaTheme="minorEastAsia"/>
        </w:rPr>
        <w:t>jectory of one group to nor</w:t>
      </w:r>
      <w:r w:rsidR="00CD041C">
        <w:rPr>
          <w:rFonts w:eastAsiaTheme="minorEastAsia"/>
        </w:rPr>
        <w:t>mal, the vector typifying that group can be determined by an appropriate regression model. If comparing the growth trajectory of an individual between time 1 and time 2 the vector can be the c</w:t>
      </w:r>
      <w:r w:rsidR="005B56E6">
        <w:rPr>
          <w:rFonts w:eastAsiaTheme="minorEastAsia"/>
        </w:rPr>
        <w:t xml:space="preserve">hange in their locations between </w:t>
      </w:r>
      <w:r w:rsidR="00CD041C">
        <w:rPr>
          <w:rFonts w:eastAsiaTheme="minorEastAsia"/>
        </w:rPr>
        <w:t>time</w:t>
      </w:r>
      <w:r w:rsidR="005B56E6">
        <w:rPr>
          <w:rFonts w:eastAsiaTheme="minorEastAsia"/>
        </w:rPr>
        <w:t>-points</w:t>
      </w:r>
      <w:r w:rsidR="00CD041C">
        <w:rPr>
          <w:rFonts w:eastAsiaTheme="minorEastAsia"/>
        </w:rPr>
        <w:t xml:space="preserve">. </w:t>
      </w:r>
    </w:p>
    <w:p w14:paraId="77EA996F" w14:textId="165D5092" w:rsidR="007F49D6" w:rsidRDefault="00012CC5" w:rsidP="00012CC5">
      <w:pPr>
        <w:pStyle w:val="Heading4"/>
        <w:rPr>
          <w:rFonts w:eastAsiaTheme="minorEastAsia"/>
        </w:rPr>
      </w:pPr>
      <w:r>
        <w:rPr>
          <w:rFonts w:eastAsiaTheme="minorEastAsia"/>
        </w:rPr>
        <w:t>Abnormal growth-rate</w:t>
      </w:r>
    </w:p>
    <w:p w14:paraId="131A3835" w14:textId="2352ACAA" w:rsidR="00E83F76" w:rsidRDefault="00E83F76" w:rsidP="00E83F76">
      <w:r>
        <w:t>Growth models of the form:</w:t>
      </w:r>
    </w:p>
    <w:p w14:paraId="4A40643F" w14:textId="35B6BF30" w:rsidR="00E83F76" w:rsidRPr="00E83F76" w:rsidRDefault="00E83F76" w:rsidP="00E83F76">
      <w:pPr>
        <w:rPr>
          <w:rFonts w:eastAsiaTheme="minorEastAsia"/>
        </w:rPr>
      </w:pPr>
      <m:oMathPara>
        <m:oMath>
          <m:r>
            <w:rPr>
              <w:rFonts w:ascii="Cambria Math" w:eastAsiaTheme="minorEastAsia" w:hAnsi="Cambria Math"/>
            </w:rPr>
            <m:t>Y=f(</m:t>
          </m:r>
          <m:acc>
            <m:accPr>
              <m:chr m:val="⃖"/>
              <m:ctrlPr>
                <w:rPr>
                  <w:rFonts w:ascii="Cambria Math" w:eastAsiaTheme="minorEastAsia" w:hAnsi="Cambria Math"/>
                  <w:i/>
                </w:rPr>
              </m:ctrlPr>
            </m:accPr>
            <m:e>
              <m:r>
                <w:rPr>
                  <w:rFonts w:ascii="Cambria Math" w:eastAsiaTheme="minorEastAsia" w:hAnsi="Cambria Math"/>
                </w:rPr>
                <m:t>age</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T</m:t>
              </m:r>
            </m:sup>
          </m:sSup>
        </m:oMath>
      </m:oMathPara>
    </w:p>
    <w:p w14:paraId="3ED16E94" w14:textId="042185DF" w:rsidR="00E83F76" w:rsidRDefault="00E83F76" w:rsidP="00E83F76">
      <w:pPr>
        <w:tabs>
          <w:tab w:val="left" w:pos="2955"/>
        </w:tabs>
        <w:rPr>
          <w:rFonts w:eastAsiaTheme="minorEastAsia"/>
        </w:rPr>
      </w:pPr>
      <w:r>
        <w:rPr>
          <w:rFonts w:eastAsiaTheme="minorEastAsia"/>
        </w:rPr>
        <w:t xml:space="preserve">define the growth rate at </w:t>
      </w:r>
      <m:oMath>
        <m:r>
          <w:rPr>
            <w:rFonts w:ascii="Cambria Math" w:eastAsiaTheme="minorEastAsia" w:hAnsi="Cambria Math"/>
          </w:rPr>
          <m:t>age</m:t>
        </m:r>
      </m:oMath>
      <w:r>
        <w:rPr>
          <w:rFonts w:eastAsiaTheme="minorEastAsia"/>
        </w:rPr>
        <w:t xml:space="preserve"> as the first derivative of the function </w:t>
      </w:r>
      <m:oMath>
        <m: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age</m:t>
                </m:r>
              </m:e>
            </m:acc>
          </m:e>
        </m:d>
      </m:oMath>
      <w:r w:rsidR="000274C4">
        <w:rPr>
          <w:rFonts w:eastAsiaTheme="minorEastAsia"/>
        </w:rPr>
        <w:t xml:space="preserve"> (see section </w:t>
      </w:r>
      <w:r w:rsidR="000274C4">
        <w:rPr>
          <w:rFonts w:eastAsiaTheme="minorEastAsia"/>
        </w:rPr>
        <w:fldChar w:fldCharType="begin"/>
      </w:r>
      <w:r w:rsidR="000274C4">
        <w:rPr>
          <w:rFonts w:eastAsiaTheme="minorEastAsia"/>
        </w:rPr>
        <w:instrText xml:space="preserve"> REF _Ref442192438 \r \h </w:instrText>
      </w:r>
      <w:r w:rsidR="000274C4">
        <w:rPr>
          <w:rFonts w:eastAsiaTheme="minorEastAsia"/>
        </w:rPr>
      </w:r>
      <w:r w:rsidR="000274C4">
        <w:rPr>
          <w:rFonts w:eastAsiaTheme="minorEastAsia"/>
        </w:rPr>
        <w:fldChar w:fldCharType="separate"/>
      </w:r>
      <w:r w:rsidR="006439E2">
        <w:rPr>
          <w:rFonts w:eastAsiaTheme="minorEastAsia"/>
        </w:rPr>
        <w:t>1.6.1.2.1</w:t>
      </w:r>
      <w:r w:rsidR="000274C4">
        <w:rPr>
          <w:rFonts w:eastAsiaTheme="minorEastAsia"/>
        </w:rPr>
        <w:fldChar w:fldCharType="end"/>
      </w:r>
      <w:r w:rsidR="000274C4">
        <w:rPr>
          <w:rFonts w:eastAsiaTheme="minorEastAsia"/>
        </w:rPr>
        <w:t xml:space="preserve">). </w:t>
      </w:r>
      <w:r>
        <w:rPr>
          <w:rFonts w:eastAsiaTheme="minorEastAsia"/>
        </w:rPr>
        <w:t xml:space="preserve">If </w:t>
      </w:r>
      <m:oMath>
        <m:r>
          <w:rPr>
            <w:rFonts w:ascii="Cambria Math" w:eastAsiaTheme="minorEastAsia" w:hAnsi="Cambria Math"/>
          </w:rPr>
          <m:t>f(</m:t>
        </m:r>
        <m:acc>
          <m:accPr>
            <m:chr m:val="⃖"/>
            <m:ctrlPr>
              <w:rPr>
                <w:rFonts w:ascii="Cambria Math" w:eastAsiaTheme="minorEastAsia" w:hAnsi="Cambria Math"/>
                <w:i/>
              </w:rPr>
            </m:ctrlPr>
          </m:accPr>
          <m:e>
            <m:r>
              <w:rPr>
                <w:rFonts w:ascii="Cambria Math" w:eastAsiaTheme="minorEastAsia" w:hAnsi="Cambria Math"/>
              </w:rPr>
              <m:t>age</m:t>
            </m:r>
          </m:e>
        </m:acc>
        <m:r>
          <w:rPr>
            <w:rFonts w:ascii="Cambria Math" w:eastAsiaTheme="minorEastAsia" w:hAnsi="Cambria Math"/>
          </w:rPr>
          <m:t>)</m:t>
        </m:r>
      </m:oMath>
      <w:r>
        <w:rPr>
          <w:rFonts w:eastAsiaTheme="minorEastAsia"/>
        </w:rPr>
        <w:t xml:space="preserve"> is linear this first derivative is constant for all </w:t>
      </w:r>
      <m:oMath>
        <m:r>
          <w:rPr>
            <w:rFonts w:ascii="Cambria Math" w:eastAsiaTheme="minorEastAsia" w:hAnsi="Cambria Math"/>
          </w:rPr>
          <m:t>age</m:t>
        </m:r>
      </m:oMath>
      <w:r>
        <w:rPr>
          <w:rFonts w:eastAsiaTheme="minorEastAsia"/>
        </w:rPr>
        <w:t xml:space="preserve"> and constitutes a</w:t>
      </w:r>
      <w:r w:rsidR="000274C4">
        <w:rPr>
          <w:rFonts w:eastAsiaTheme="minorEastAsia"/>
        </w:rPr>
        <w:t>n obvious</w:t>
      </w:r>
      <w:r>
        <w:rPr>
          <w:rFonts w:eastAsiaTheme="minorEastAsia"/>
        </w:rPr>
        <w:t xml:space="preserve"> test statistic</w:t>
      </w:r>
      <w:r w:rsidR="000274C4">
        <w:rPr>
          <w:rFonts w:eastAsiaTheme="minorEastAsia"/>
        </w:rPr>
        <w:t xml:space="preserve"> to compare between groups. </w:t>
      </w:r>
      <w:r w:rsidR="00E34E77" w:rsidRPr="000274C4">
        <w:rPr>
          <w:rFonts w:eastAsiaTheme="minorEastAsia"/>
          <w:highlight w:val="yellow"/>
        </w:rPr>
        <w:t xml:space="preserve">If it is not linear . . . </w:t>
      </w:r>
      <w:r w:rsidR="000274C4" w:rsidRPr="000274C4">
        <w:rPr>
          <w:rFonts w:eastAsiaTheme="minorEastAsia"/>
          <w:highlight w:val="yellow"/>
        </w:rPr>
        <w:t>maybe use area between two curves</w:t>
      </w:r>
      <m:oMath>
        <m:r>
          <w:rPr>
            <w:rFonts w:ascii="Cambria Math" w:eastAsiaTheme="minorEastAsia" w:hAnsi="Cambria Math"/>
            <w:highlight w:val="yellow"/>
          </w:rPr>
          <m:t xml:space="preserve"> f</m:t>
        </m:r>
        <m:d>
          <m:dPr>
            <m:ctrlPr>
              <w:rPr>
                <w:rFonts w:ascii="Cambria Math" w:eastAsiaTheme="minorEastAsia" w:hAnsi="Cambria Math"/>
                <w:i/>
                <w:highlight w:val="yellow"/>
              </w:rPr>
            </m:ctrlPr>
          </m:dPr>
          <m:e>
            <m:acc>
              <m:accPr>
                <m:chr m:val="⃖"/>
                <m:ctrlPr>
                  <w:rPr>
                    <w:rFonts w:ascii="Cambria Math" w:eastAsiaTheme="minorEastAsia" w:hAnsi="Cambria Math"/>
                    <w:i/>
                    <w:highlight w:val="yellow"/>
                  </w:rPr>
                </m:ctrlPr>
              </m:accPr>
              <m:e>
                <m:r>
                  <w:rPr>
                    <w:rFonts w:ascii="Cambria Math" w:eastAsiaTheme="minorEastAsia" w:hAnsi="Cambria Math"/>
                    <w:highlight w:val="yellow"/>
                  </w:rPr>
                  <m:t>age</m:t>
                </m:r>
              </m:e>
            </m:acc>
          </m:e>
        </m:d>
      </m:oMath>
      <w:r w:rsidR="000274C4" w:rsidRPr="000274C4">
        <w:rPr>
          <w:rFonts w:eastAsiaTheme="minorEastAsia"/>
          <w:highlight w:val="yellow"/>
        </w:rPr>
        <w:t xml:space="preserve"> for each fit model to define degree of difference in growth rate as a test statistic and test against the null hypothesis of zero area</w:t>
      </w:r>
      <w:r w:rsidR="000274C4">
        <w:rPr>
          <w:rFonts w:eastAsiaTheme="minorEastAsia"/>
        </w:rPr>
        <w:t>.</w:t>
      </w:r>
    </w:p>
    <w:p w14:paraId="15195FFB" w14:textId="483BC7B0" w:rsidR="000274C4" w:rsidRDefault="000274C4" w:rsidP="00E83F76">
      <w:pPr>
        <w:tabs>
          <w:tab w:val="left" w:pos="2955"/>
        </w:tabs>
        <w:rPr>
          <w:rFonts w:eastAsiaTheme="minorEastAsia"/>
        </w:rPr>
      </w:pPr>
      <w:r>
        <w:rPr>
          <w:rFonts w:eastAsiaTheme="minorEastAsia"/>
        </w:rPr>
        <w:t>The closest</w:t>
      </w:r>
      <w:r w:rsidR="004B360A">
        <w:rPr>
          <w:rFonts w:eastAsiaTheme="minorEastAsia"/>
        </w:rPr>
        <w:t xml:space="preserve"> point on the growth </w:t>
      </w:r>
      <w:r>
        <w:rPr>
          <w:rFonts w:eastAsiaTheme="minorEastAsia"/>
        </w:rPr>
        <w:t>curve</w:t>
      </w:r>
      <w:r w:rsidR="004B360A">
        <w:rPr>
          <w:rFonts w:eastAsiaTheme="minorEastAsia"/>
        </w:rPr>
        <w:t xml:space="preserve"> or vector, to an individual in shape-space </w:t>
      </w:r>
      <w:proofErr w:type="gramStart"/>
      <w:r w:rsidR="004B360A">
        <w:rPr>
          <w:rFonts w:eastAsiaTheme="minorEastAsia"/>
        </w:rPr>
        <w:t>is ,</w:t>
      </w:r>
      <w:proofErr w:type="gramEnd"/>
      <w:r w:rsidR="004B360A">
        <w:rPr>
          <w:rFonts w:eastAsiaTheme="minorEastAsia"/>
        </w:rPr>
        <w:t xml:space="preserve"> essentially, how far advanced they are along the “normal” growth process and provides a measure of developmental</w:t>
      </w:r>
      <w:r w:rsidR="009E4671">
        <w:rPr>
          <w:rFonts w:eastAsiaTheme="minorEastAsia"/>
        </w:rPr>
        <w:t xml:space="preserve"> age. </w:t>
      </w:r>
      <w:r w:rsidR="004B360A">
        <w:rPr>
          <w:rFonts w:eastAsiaTheme="minorEastAsia"/>
        </w:rPr>
        <w:t xml:space="preserve"> This can be compared to their actual age to determine developmental lag/acceleration, at the level of an individual. </w:t>
      </w:r>
      <w:r w:rsidR="009E4671">
        <w:rPr>
          <w:rFonts w:eastAsiaTheme="minorEastAsia"/>
        </w:rPr>
        <w:t xml:space="preserve">This does not require the computation of a growth function explicitly. In a </w:t>
      </w:r>
      <w:r w:rsidR="001619E6">
        <w:rPr>
          <w:rFonts w:eastAsiaTheme="minorEastAsia"/>
        </w:rPr>
        <w:t xml:space="preserve">continuous mean </w:t>
      </w:r>
      <w:r w:rsidR="009E4671">
        <w:rPr>
          <w:rFonts w:eastAsiaTheme="minorEastAsia"/>
        </w:rPr>
        <w:t xml:space="preserve">approximation this could be determined as </w:t>
      </w:r>
      <w:r w:rsidR="006C6648">
        <w:rPr>
          <w:rFonts w:eastAsiaTheme="minorEastAsia"/>
        </w:rPr>
        <w:t xml:space="preserve">the closest mean face in the sequence of mean faces </w:t>
      </w:r>
      <w:r w:rsidR="006C6648">
        <w:rPr>
          <w:rFonts w:eastAsiaTheme="minorEastAsia"/>
        </w:rPr>
        <w:fldChar w:fldCharType="begin"/>
      </w:r>
      <w:r w:rsidR="00AB2A1C">
        <w:rPr>
          <w:rFonts w:eastAsiaTheme="minorEastAsia"/>
        </w:rPr>
        <w:instrText xml:space="preserve"> ADDIN EN.CITE &lt;EndNote&gt;&lt;Cite&gt;&lt;Author&gt;Rob&lt;/Author&gt;&lt;Year&gt;2013&lt;/Year&gt;&lt;RecNum&gt;11&lt;/RecNum&gt;&lt;DisplayText&gt;(Rob, 2013)&lt;/DisplayText&gt;&lt;record&gt;&lt;rec-number&gt;11&lt;/rec-number&gt;&lt;foreign-keys&gt;&lt;key app="EN" db-id="adtx5xw0uarxaaepweyvx0twsvspp0s9f0ep" timestamp="1416451316"&gt;11&lt;/key&gt;&lt;/foreign-keys&gt;&lt;ref-type name="Thesis"&gt;32&lt;/ref-type&gt;&lt;contributors&gt;&lt;authors&gt;&lt;author&gt;Rob, L&lt;/author&gt;&lt;/authors&gt;&lt;/contributors&gt;&lt;titles&gt;&lt;title&gt;Non-linear models for studying facial growth&lt;/title&gt;&lt;secondary-title&gt;Faculteit Ingenieurswetenschappen&lt;/secondary-title&gt;&lt;/titles&gt;&lt;volume&gt;Master of Science in Biomedical engineering&lt;/volume&gt;&lt;dates&gt;&lt;year&gt;2013&lt;/year&gt;&lt;/dates&gt;&lt;pub-location&gt;Leuven&lt;/pub-location&gt;&lt;publisher&gt;KU Leuven&lt;/publisher&gt;&lt;urls&gt;&lt;/urls&gt;&lt;/record&gt;&lt;/Cite&gt;&lt;/EndNote&gt;</w:instrText>
      </w:r>
      <w:r w:rsidR="006C6648">
        <w:rPr>
          <w:rFonts w:eastAsiaTheme="minorEastAsia"/>
        </w:rPr>
        <w:fldChar w:fldCharType="separate"/>
      </w:r>
      <w:r w:rsidR="00AB2A1C">
        <w:rPr>
          <w:rFonts w:eastAsiaTheme="minorEastAsia"/>
          <w:noProof/>
        </w:rPr>
        <w:t>(</w:t>
      </w:r>
      <w:hyperlink w:anchor="_ENREF_118" w:tooltip="Rob, 2013 #11" w:history="1">
        <w:r w:rsidR="00E23A8E">
          <w:rPr>
            <w:rFonts w:eastAsiaTheme="minorEastAsia"/>
            <w:noProof/>
          </w:rPr>
          <w:t>Rob, 2013</w:t>
        </w:r>
      </w:hyperlink>
      <w:r w:rsidR="00AB2A1C">
        <w:rPr>
          <w:rFonts w:eastAsiaTheme="minorEastAsia"/>
          <w:noProof/>
        </w:rPr>
        <w:t>)</w:t>
      </w:r>
      <w:r w:rsidR="006C6648">
        <w:rPr>
          <w:rFonts w:eastAsiaTheme="minorEastAsia"/>
        </w:rPr>
        <w:fldChar w:fldCharType="end"/>
      </w:r>
      <w:r w:rsidR="006C6648">
        <w:rPr>
          <w:rFonts w:eastAsiaTheme="minorEastAsia"/>
        </w:rPr>
        <w:t xml:space="preserve">. </w:t>
      </w:r>
    </w:p>
    <w:p w14:paraId="7A6E859D" w14:textId="77777777" w:rsidR="000274C4" w:rsidRDefault="000274C4" w:rsidP="004B360A">
      <w:pPr>
        <w:pStyle w:val="Heading3"/>
        <w:numPr>
          <w:ilvl w:val="0"/>
          <w:numId w:val="0"/>
        </w:numPr>
        <w:ind w:left="720" w:hanging="720"/>
        <w:rPr>
          <w:rFonts w:eastAsiaTheme="minorEastAsia"/>
        </w:rPr>
      </w:pPr>
    </w:p>
    <w:p w14:paraId="1C1313BE" w14:textId="6D7AB390" w:rsidR="00882F78" w:rsidRDefault="00E5270D" w:rsidP="00E5270D">
      <w:pPr>
        <w:pStyle w:val="Heading3"/>
      </w:pPr>
      <w:r>
        <w:t>Applicability over limited domains</w:t>
      </w:r>
    </w:p>
    <w:p w14:paraId="65DF81AA" w14:textId="4AF9D55A" w:rsidR="00882F78" w:rsidRPr="00882F78" w:rsidRDefault="00882F78" w:rsidP="00882F78">
      <w:r>
        <w:t xml:space="preserve">At a minimum, the comparison of growth vectors and the determination of the growth-rate of a group require the fitting of an appropriate </w:t>
      </w:r>
      <w:proofErr w:type="gramStart"/>
      <w:r>
        <w:t>regression based</w:t>
      </w:r>
      <w:proofErr w:type="gramEnd"/>
      <w:r>
        <w:t xml:space="preserve"> model. This may also be required to successfully grow a face</w:t>
      </w:r>
      <w:r w:rsidR="00E5270D">
        <w:t>,</w:t>
      </w:r>
      <w:r>
        <w:t xml:space="preserve"> but this is an empirical question. Any single regression-based model models only one growth vector, along which the rate of </w:t>
      </w:r>
      <w:r w:rsidR="00AC7B34">
        <w:t>growth</w:t>
      </w:r>
      <w:r>
        <w:t xml:space="preserve"> </w:t>
      </w:r>
      <w:r w:rsidR="003F525C">
        <w:t xml:space="preserve">can be linear or non-linear dependent upon the model. </w:t>
      </w:r>
      <w:r w:rsidR="00AC7B34">
        <w:t>However, owing the non-linearity of growth direction, and that this may be nested differently in different “modules” any single regression model will only be appropriate over a limited domain. Here “domain” refers quite br</w:t>
      </w:r>
      <w:r w:rsidR="00E5270D">
        <w:t>oadly to an age-range, or</w:t>
      </w:r>
      <w:r w:rsidR="00AC7B34">
        <w:t xml:space="preserve"> a particular module, or most likely a particular age range wit</w:t>
      </w:r>
      <w:r w:rsidR="00982E56">
        <w:t>h</w:t>
      </w:r>
      <w:r w:rsidR="00AC7B34">
        <w:t xml:space="preserve">in a particular module. </w:t>
      </w:r>
    </w:p>
    <w:p w14:paraId="6A229EC7" w14:textId="77777777" w:rsidR="00E34E77" w:rsidRDefault="00E34E77" w:rsidP="00E83F76">
      <w:pPr>
        <w:tabs>
          <w:tab w:val="left" w:pos="2955"/>
        </w:tabs>
      </w:pPr>
    </w:p>
    <w:p w14:paraId="26C5CE66" w14:textId="77777777" w:rsidR="00E83F76" w:rsidRDefault="00E83F76" w:rsidP="00E83F76"/>
    <w:p w14:paraId="28FC72C8" w14:textId="77777777" w:rsidR="004F1218" w:rsidRDefault="004F1218" w:rsidP="004F1218"/>
    <w:p w14:paraId="47EB9290" w14:textId="77777777" w:rsidR="00624F77" w:rsidRPr="00DF73FA" w:rsidRDefault="00624F77" w:rsidP="00821450"/>
    <w:p w14:paraId="3F55BF27" w14:textId="20519BCB" w:rsidR="00821450" w:rsidRDefault="00624F77" w:rsidP="00624F77">
      <w:pPr>
        <w:pStyle w:val="Heading2"/>
      </w:pPr>
      <w:r>
        <w:t>summary, thesis aims and plan</w:t>
      </w:r>
    </w:p>
    <w:p w14:paraId="5172A6CF" w14:textId="2D347369" w:rsidR="00624F77" w:rsidRDefault="00624F77" w:rsidP="00624F77">
      <w:r>
        <w:t xml:space="preserve">The methods of geometric morphometrics provide powerful tools for the study of normal craniofacial growth and deviations therefrom. Abnormal growth is often operationalised in clinic as dysmorphology relative to an age or sex matched control population. Traditionally these have been quantified as measurements/angles between </w:t>
      </w:r>
      <w:r w:rsidR="0044103D">
        <w:t>anatomical landmarks.</w:t>
      </w:r>
    </w:p>
    <w:p w14:paraId="7695E6CC" w14:textId="62D0380E" w:rsidR="0044103D" w:rsidRDefault="00624F77" w:rsidP="00624F77">
      <w:bookmarkStart w:id="31" w:name="_Hlk515398196"/>
      <w:r>
        <w:t xml:space="preserve"> Surface registration algorithms allow for the fully automated indication of anatomical landmarks onto 3D images</w:t>
      </w:r>
      <w:r w:rsidR="003E3DCC">
        <w:t xml:space="preserve"> (see section </w:t>
      </w:r>
      <w:r w:rsidR="0018521C">
        <w:fldChar w:fldCharType="begin"/>
      </w:r>
      <w:r w:rsidR="0018521C">
        <w:instrText xml:space="preserve"> REF _Ref442339054 \r \h </w:instrText>
      </w:r>
      <w:r w:rsidR="0018521C">
        <w:fldChar w:fldCharType="separate"/>
      </w:r>
      <w:r w:rsidR="006439E2">
        <w:t>1.2</w:t>
      </w:r>
      <w:r w:rsidR="0018521C">
        <w:fldChar w:fldCharType="end"/>
      </w:r>
      <w:r w:rsidR="0018521C">
        <w:t>)</w:t>
      </w:r>
      <w:r>
        <w:t>. Derived measurements can be used to typify normal populations and t</w:t>
      </w:r>
      <w:r w:rsidR="005D1076">
        <w:t>o assess individual patients</w:t>
      </w:r>
      <w:r w:rsidR="0018521C">
        <w:t xml:space="preserve"> (see section </w:t>
      </w:r>
      <w:r w:rsidR="0018521C">
        <w:fldChar w:fldCharType="begin"/>
      </w:r>
      <w:r w:rsidR="0018521C">
        <w:instrText xml:space="preserve"> REF _Ref442339086 \r \h </w:instrText>
      </w:r>
      <w:r w:rsidR="0018521C">
        <w:fldChar w:fldCharType="separate"/>
      </w:r>
      <w:r w:rsidR="006439E2">
        <w:t>1.4.1</w:t>
      </w:r>
      <w:r w:rsidR="0018521C">
        <w:fldChar w:fldCharType="end"/>
      </w:r>
      <w:r w:rsidR="0018521C">
        <w:t>)</w:t>
      </w:r>
      <w:r w:rsidR="005D1076">
        <w:t xml:space="preserve">. </w:t>
      </w:r>
      <w:bookmarkEnd w:id="31"/>
      <w:r w:rsidR="005D1076">
        <w:t>The automatic landmarking essentially removes</w:t>
      </w:r>
      <w:r>
        <w:t xml:space="preserve"> inter and intra operator error.</w:t>
      </w:r>
      <w:r w:rsidR="005D1076">
        <w:t xml:space="preserve"> It is likely that this vastly improves reliability, however no data on the reliability of the automatic mapping is available.</w:t>
      </w:r>
      <w:r w:rsidR="0044103D">
        <w:t xml:space="preserve"> The roll-out of such a method into routine clinical assessment is hampered by the un</w:t>
      </w:r>
      <w:r w:rsidR="005D1076">
        <w:t>availability of</w:t>
      </w:r>
      <w:r w:rsidR="0044103D">
        <w:t xml:space="preserve"> requisite population norms.</w:t>
      </w:r>
    </w:p>
    <w:p w14:paraId="2BE8F364" w14:textId="3601635B" w:rsidR="005D1076" w:rsidRDefault="005D1076" w:rsidP="00624F77">
      <w:r w:rsidRPr="003E3DCC">
        <w:rPr>
          <w:b/>
        </w:rPr>
        <w:t>Paper 1</w:t>
      </w:r>
      <w:r>
        <w:t xml:space="preserve"> (see </w:t>
      </w:r>
      <w:r w:rsidR="003E6CD1">
        <w:t xml:space="preserve">Appendix </w:t>
      </w:r>
      <w:r w:rsidR="003E6CD1">
        <w:fldChar w:fldCharType="begin"/>
      </w:r>
      <w:r w:rsidR="003E6CD1">
        <w:instrText xml:space="preserve"> REF _Ref442364059 \r \h </w:instrText>
      </w:r>
      <w:r w:rsidR="003E6CD1">
        <w:fldChar w:fldCharType="separate"/>
      </w:r>
      <w:r w:rsidR="006439E2">
        <w:t>2.2.1</w:t>
      </w:r>
      <w:r w:rsidR="003E6CD1">
        <w:fldChar w:fldCharType="end"/>
      </w:r>
      <w:r w:rsidR="003E6CD1">
        <w:t xml:space="preserve"> </w:t>
      </w:r>
      <w:r>
        <w:t xml:space="preserve">for a more fleshed out description) </w:t>
      </w:r>
      <w:r w:rsidR="003E3DCC">
        <w:t>provides these norms and a GUI for clinical use.</w:t>
      </w:r>
    </w:p>
    <w:p w14:paraId="2117D49F" w14:textId="3A665B35" w:rsidR="003E3DCC" w:rsidRDefault="003E3DCC" w:rsidP="00624F77">
      <w:r>
        <w:t xml:space="preserve">Morphometrics provides methods, based on multivariate regression techniques, for assessing deviation from “normal” growth rate and direction. Any single regression model is only applicable over a limited domain, owing to the non-linearities in growth direction. No information is available on the applicability of different classes of models to various domains </w:t>
      </w:r>
      <w:r w:rsidRPr="003E3DCC">
        <w:rPr>
          <w:b/>
        </w:rPr>
        <w:t>Paper 2</w:t>
      </w:r>
      <w:r>
        <w:rPr>
          <w:b/>
        </w:rPr>
        <w:t xml:space="preserve"> </w:t>
      </w:r>
      <w:r w:rsidR="003E6CD1">
        <w:t xml:space="preserve">(see Appendix </w:t>
      </w:r>
      <w:r w:rsidR="003E6CD1">
        <w:fldChar w:fldCharType="begin"/>
      </w:r>
      <w:r w:rsidR="003E6CD1">
        <w:instrText xml:space="preserve"> REF _Ref442364071 \r \h </w:instrText>
      </w:r>
      <w:r w:rsidR="003E6CD1">
        <w:fldChar w:fldCharType="separate"/>
      </w:r>
      <w:r w:rsidR="006439E2">
        <w:t>2.2.2</w:t>
      </w:r>
      <w:r w:rsidR="003E6CD1">
        <w:fldChar w:fldCharType="end"/>
      </w:r>
      <w:r>
        <w:t>) explores the properties of the continuous multidimensional growth curve to determine the appropriate domains over which certain models are applicable.</w:t>
      </w:r>
    </w:p>
    <w:p w14:paraId="6903539D" w14:textId="25DAD69B" w:rsidR="0018521C" w:rsidRDefault="0017687E" w:rsidP="00624F77">
      <w:r>
        <w:t xml:space="preserve">An interesting by-product of an appropriate model is the ability to “grow” a face in three dimensions (section </w:t>
      </w:r>
      <w:r>
        <w:fldChar w:fldCharType="begin"/>
      </w:r>
      <w:r>
        <w:instrText xml:space="preserve"> REF _Ref442339263 \r \h </w:instrText>
      </w:r>
      <w:r>
        <w:fldChar w:fldCharType="separate"/>
      </w:r>
      <w:r w:rsidR="006439E2">
        <w:t>1.7.1</w:t>
      </w:r>
      <w:r>
        <w:fldChar w:fldCharType="end"/>
      </w:r>
      <w:r>
        <w:t xml:space="preserve">). The most appropriate model for such a purpose may simply be a continuous mean approximation, of the multidimensional growth curve which imposes no assumptions of linearity of either growth rate or growth direction (section </w:t>
      </w:r>
      <w:r>
        <w:fldChar w:fldCharType="begin"/>
      </w:r>
      <w:r>
        <w:instrText xml:space="preserve"> REF _Ref442339428 \r \h </w:instrText>
      </w:r>
      <w:r>
        <w:fldChar w:fldCharType="separate"/>
      </w:r>
      <w:r w:rsidR="006439E2">
        <w:t>1.6.3</w:t>
      </w:r>
      <w:r>
        <w:fldChar w:fldCharType="end"/>
      </w:r>
      <w:r>
        <w:t xml:space="preserve">), however such a model may be unstable. </w:t>
      </w:r>
      <w:r w:rsidR="007A3C46">
        <w:rPr>
          <w:b/>
        </w:rPr>
        <w:t xml:space="preserve">Paper 3 </w:t>
      </w:r>
      <w:r w:rsidR="007A3C46">
        <w:t xml:space="preserve">uses the results of Paper 2 to construct an </w:t>
      </w:r>
      <w:proofErr w:type="spellStart"/>
      <w:r w:rsidR="007A3C46">
        <w:t>approproate</w:t>
      </w:r>
      <w:proofErr w:type="spellEnd"/>
      <w:r w:rsidR="007A3C46">
        <w:t xml:space="preserve"> piecewise PLSR approximation of the multidimensional growth-curve </w:t>
      </w:r>
      <w:r w:rsidR="007A3C46">
        <w:fldChar w:fldCharType="begin"/>
      </w:r>
      <w:r w:rsidR="007A3C46">
        <w:instrText xml:space="preserve"> REF _Ref442339428 \r \h </w:instrText>
      </w:r>
      <w:r w:rsidR="007A3C46">
        <w:fldChar w:fldCharType="separate"/>
      </w:r>
      <w:r w:rsidR="006439E2">
        <w:t>1.6.3</w:t>
      </w:r>
      <w:r w:rsidR="007A3C46">
        <w:fldChar w:fldCharType="end"/>
      </w:r>
      <w:r w:rsidR="007A3C46">
        <w:t xml:space="preserve">) and compare to a sequential mean approximation, in terms of stability. If we get sufficient longitudinal scans we can also assess accuracy of prediction of facial growth at the level of an individual (which is different to accuracy of the “norm” discussed in section </w:t>
      </w:r>
      <w:r w:rsidR="007A3C46">
        <w:fldChar w:fldCharType="begin"/>
      </w:r>
      <w:r w:rsidR="007A3C46">
        <w:instrText xml:space="preserve"> REF _Ref442339263 \r \h </w:instrText>
      </w:r>
      <w:r w:rsidR="007A3C46">
        <w:fldChar w:fldCharType="separate"/>
      </w:r>
      <w:r w:rsidR="006439E2">
        <w:t>1.7.1</w:t>
      </w:r>
      <w:r w:rsidR="007A3C46">
        <w:fldChar w:fldCharType="end"/>
      </w:r>
      <w:r w:rsidR="007A3C46">
        <w:t>).</w:t>
      </w:r>
      <w:r w:rsidR="00C47F3D">
        <w:t xml:space="preserve"> </w:t>
      </w:r>
      <w:r w:rsidR="00C47F3D" w:rsidRPr="00C47F3D">
        <w:rPr>
          <w:highlight w:val="yellow"/>
        </w:rPr>
        <w:t>If there are any tractable solutions to the modularity problem this is the place for them.</w:t>
      </w:r>
      <w:r w:rsidR="00C47F3D">
        <w:t xml:space="preserve"> </w:t>
      </w:r>
    </w:p>
    <w:p w14:paraId="0DB7478F" w14:textId="77777777" w:rsidR="000B3951" w:rsidRDefault="000B3951" w:rsidP="00624F77">
      <w:pPr>
        <w:rPr>
          <w:b/>
          <w:u w:val="single"/>
        </w:rPr>
      </w:pPr>
    </w:p>
    <w:p w14:paraId="7BEBB95F" w14:textId="77777777" w:rsidR="000B3951" w:rsidRDefault="000B3951" w:rsidP="000B3951">
      <w:pPr>
        <w:pStyle w:val="Heading1"/>
      </w:pPr>
      <w:r>
        <w:lastRenderedPageBreak/>
        <w:t>Appendices</w:t>
      </w:r>
    </w:p>
    <w:p w14:paraId="1D336C52" w14:textId="77777777" w:rsidR="000B3951" w:rsidRPr="005049C5" w:rsidRDefault="000B3951" w:rsidP="000B3951">
      <w:pPr>
        <w:pStyle w:val="Heading2"/>
      </w:pPr>
      <w:bookmarkStart w:id="32" w:name="_Ref442364950"/>
      <w:r>
        <w:t>general presentation of partial least-squares regression</w:t>
      </w:r>
      <w:bookmarkEnd w:id="32"/>
    </w:p>
    <w:p w14:paraId="58CF548A" w14:textId="77777777" w:rsidR="000B3951" w:rsidRDefault="000B3951" w:rsidP="000B3951">
      <w:r w:rsidRPr="00E37919">
        <w:t xml:space="preserve">In </w:t>
      </w:r>
      <w:proofErr w:type="gramStart"/>
      <w:r w:rsidRPr="00E37919">
        <w:t>general</w:t>
      </w:r>
      <w:proofErr w:type="gramEnd"/>
      <w:r w:rsidRPr="00E37919">
        <w:t xml:space="preserve"> PLSR is a method of relating multiple correlated predictor variables (X) to multiple correlated response </w:t>
      </w:r>
      <w:commentRangeStart w:id="33"/>
      <w:r w:rsidRPr="00E37919">
        <w:t xml:space="preserve">variables (Y). </w:t>
      </w:r>
      <w:commentRangeEnd w:id="33"/>
      <w:r>
        <w:rPr>
          <w:rStyle w:val="CommentReference"/>
        </w:rPr>
        <w:commentReference w:id="33"/>
      </w:r>
      <w:r>
        <w:t xml:space="preserve">Essentially it extracts successive “latent variables” that account for the most residual (after the covariance accounted for by the previous latent variables is removed). These latent variables are one-dimensional compressions of the multivariate spaces that each observation occupies. That is to say each observation can be thought of as a location in a space were the axes are the predictor variables, and also a location in a space where the axes are the response variables. If the matrix of response variables (Y) is the </w:t>
      </w:r>
      <w:proofErr w:type="gramStart"/>
      <w:r>
        <w:t>matrix  of</w:t>
      </w:r>
      <w:proofErr w:type="gramEnd"/>
      <w:r>
        <w:t xml:space="preserve"> Procrustes residuals then the space of Y variables is a shape-space. </w:t>
      </w:r>
    </w:p>
    <w:p w14:paraId="24EB084D" w14:textId="044E6481" w:rsidR="000B3951" w:rsidRPr="00E37919" w:rsidRDefault="000B3951" w:rsidP="000B3951">
      <w:r>
        <w:t>To determine the first set of latent variables, u</w:t>
      </w:r>
      <w:r w:rsidRPr="00E37919">
        <w:t xml:space="preserve">sing the notation of </w:t>
      </w:r>
      <w:proofErr w:type="spellStart"/>
      <w:r w:rsidRPr="00E37919">
        <w:t>Galedi</w:t>
      </w:r>
      <w:proofErr w:type="spellEnd"/>
      <w:r w:rsidRPr="00E37919">
        <w:t xml:space="preserve"> and Kowalski </w:t>
      </w:r>
      <w:r w:rsidRPr="00E37919">
        <w:fldChar w:fldCharType="begin"/>
      </w:r>
      <w:r w:rsidR="00AB2A1C">
        <w:instrText xml:space="preserve"> ADDIN EN.CITE &lt;EndNote&gt;&lt;Cite ExcludeAuth="1"&gt;&lt;Author&gt;Geladi&lt;/Author&gt;&lt;Year&gt;1986&lt;/Year&gt;&lt;RecNum&gt;325&lt;/RecNum&gt;&lt;DisplayText&gt;(1986)&lt;/DisplayText&gt;&lt;record&gt;&lt;rec-number&gt;325&lt;/rec-number&gt;&lt;foreign-keys&gt;&lt;key app="EN" db-id="adtx5xw0uarxaaepweyvx0twsvspp0s9f0ep" timestamp="1452481865"&gt;325&lt;/key&gt;&lt;/foreign-keys&gt;&lt;ref-type name="Journal Article"&gt;17&lt;/ref-type&gt;&lt;contributors&gt;&lt;authors&gt;&lt;author&gt;Geladi, Paul&lt;/author&gt;&lt;author&gt;Kowalski, Bruce R&lt;/author&gt;&lt;/authors&gt;&lt;/contributors&gt;&lt;titles&gt;&lt;title&gt;Partial least-squares regression: a tutorial&lt;/title&gt;&lt;secondary-title&gt;Analytica chimica acta&lt;/secondary-title&gt;&lt;/titles&gt;&lt;periodical&gt;&lt;full-title&gt;Analytica chimica acta&lt;/full-title&gt;&lt;/periodical&gt;&lt;pages&gt;1-17&lt;/pages&gt;&lt;volume&gt;185&lt;/volume&gt;&lt;dates&gt;&lt;year&gt;1986&lt;/year&gt;&lt;/dates&gt;&lt;isbn&gt;0003-2670&lt;/isbn&gt;&lt;urls&gt;&lt;/urls&gt;&lt;/record&gt;&lt;/Cite&gt;&lt;/EndNote&gt;</w:instrText>
      </w:r>
      <w:r w:rsidRPr="00E37919">
        <w:fldChar w:fldCharType="separate"/>
      </w:r>
      <w:r w:rsidR="00AB2A1C">
        <w:rPr>
          <w:noProof/>
        </w:rPr>
        <w:t>(</w:t>
      </w:r>
      <w:hyperlink w:anchor="_ENREF_63" w:tooltip="Geladi, 1986 #325" w:history="1">
        <w:r w:rsidR="00E23A8E">
          <w:rPr>
            <w:noProof/>
          </w:rPr>
          <w:t>1986</w:t>
        </w:r>
      </w:hyperlink>
      <w:r w:rsidR="00AB2A1C">
        <w:rPr>
          <w:noProof/>
        </w:rPr>
        <w:t>)</w:t>
      </w:r>
      <w:r w:rsidRPr="00E37919">
        <w:fldChar w:fldCharType="end"/>
      </w:r>
      <w:r>
        <w:t>. T</w:t>
      </w:r>
      <w:r w:rsidRPr="00E37919">
        <w:t xml:space="preserve">wo vectors </w:t>
      </w:r>
      <m:oMath>
        <m:acc>
          <m:accPr>
            <m:chr m:val="⃖"/>
            <m:ctrlPr>
              <w:rPr>
                <w:rFonts w:ascii="Cambria Math" w:hAnsi="Cambria Math"/>
                <w:i/>
              </w:rPr>
            </m:ctrlPr>
          </m:accPr>
          <m:e>
            <m:r>
              <w:rPr>
                <w:rFonts w:ascii="Cambria Math" w:hAnsi="Cambria Math"/>
              </w:rPr>
              <m:t>w</m:t>
            </m:r>
          </m:e>
        </m:acc>
      </m:oMath>
      <w:r w:rsidRPr="00E37919">
        <w:t xml:space="preserve"> and </w:t>
      </w:r>
      <m:oMath>
        <m:acc>
          <m:accPr>
            <m:chr m:val="⃖"/>
            <m:ctrlPr>
              <w:rPr>
                <w:rFonts w:ascii="Cambria Math" w:hAnsi="Cambria Math"/>
                <w:i/>
              </w:rPr>
            </m:ctrlPr>
          </m:accPr>
          <m:e>
            <m:r>
              <w:rPr>
                <w:rFonts w:ascii="Cambria Math" w:hAnsi="Cambria Math"/>
              </w:rPr>
              <m:t>q</m:t>
            </m:r>
          </m:e>
        </m:acc>
      </m:oMath>
      <w:r w:rsidRPr="00E37919">
        <w:t xml:space="preserve"> are de</w:t>
      </w:r>
      <w:proofErr w:type="spellStart"/>
      <w:r w:rsidRPr="00E37919">
        <w:t>termined</w:t>
      </w:r>
      <w:proofErr w:type="spellEnd"/>
      <w:r w:rsidRPr="00E37919">
        <w:t xml:space="preserve"> through the</w:t>
      </w:r>
      <w:r>
        <w:t xml:space="preserve"> space of the X and Y variables</w:t>
      </w:r>
      <w:r w:rsidRPr="00E37919">
        <w:t xml:space="preserve"> respectively. Observations are projected onto </w:t>
      </w:r>
      <m:oMath>
        <m:acc>
          <m:accPr>
            <m:chr m:val="⃖"/>
            <m:ctrlPr>
              <w:rPr>
                <w:rFonts w:ascii="Cambria Math" w:eastAsiaTheme="minorEastAsia" w:hAnsi="Cambria Math"/>
                <w:i/>
              </w:rPr>
            </m:ctrlPr>
          </m:accPr>
          <m:e>
            <m:r>
              <w:rPr>
                <w:rFonts w:ascii="Cambria Math" w:eastAsiaTheme="minorEastAsia" w:hAnsi="Cambria Math"/>
              </w:rPr>
              <m:t>w</m:t>
            </m:r>
          </m:e>
        </m:acc>
      </m:oMath>
      <w:r w:rsidRPr="00E37919">
        <w:t xml:space="preserve"> and </w:t>
      </w:r>
      <m:oMath>
        <m:acc>
          <m:accPr>
            <m:chr m:val="⃖"/>
            <m:ctrlPr>
              <w:rPr>
                <w:rFonts w:ascii="Cambria Math" w:eastAsiaTheme="minorEastAsia" w:hAnsi="Cambria Math"/>
                <w:i/>
              </w:rPr>
            </m:ctrlPr>
          </m:accPr>
          <m:e>
            <m:r>
              <w:rPr>
                <w:rFonts w:ascii="Cambria Math" w:eastAsiaTheme="minorEastAsia" w:hAnsi="Cambria Math"/>
              </w:rPr>
              <m:t>q</m:t>
            </m:r>
          </m:e>
        </m:acc>
      </m:oMath>
      <w:r w:rsidRPr="00E37919">
        <w:t xml:space="preserve"> to determine latent variables t and u</w:t>
      </w:r>
      <w:r>
        <w:t xml:space="preserve"> (</w:t>
      </w:r>
      <w:r w:rsidRPr="00E37919">
        <w:t xml:space="preserve"> </w:t>
      </w:r>
      <w:r>
        <w:fldChar w:fldCharType="begin"/>
      </w:r>
      <w:r>
        <w:instrText xml:space="preserve"> REF _Ref440545003 \h  \* MERGEFORMAT </w:instrText>
      </w:r>
      <w:r>
        <w:fldChar w:fldCharType="separate"/>
      </w:r>
      <w:r w:rsidR="006439E2">
        <w:t xml:space="preserve">Figure </w:t>
      </w:r>
      <w:r w:rsidR="006439E2">
        <w:rPr>
          <w:noProof/>
        </w:rPr>
        <w:t>2.12</w:t>
      </w:r>
      <w:r>
        <w:fldChar w:fldCharType="end"/>
      </w:r>
      <w:r>
        <w:t xml:space="preserve"> </w:t>
      </w:r>
      <w:r w:rsidRPr="00E37919">
        <w:t xml:space="preserve">A and B). </w:t>
      </w:r>
      <m:oMath>
        <m:acc>
          <m:accPr>
            <m:chr m:val="⃖"/>
            <m:ctrlPr>
              <w:rPr>
                <w:rFonts w:ascii="Cambria Math" w:hAnsi="Cambria Math"/>
                <w:i/>
              </w:rPr>
            </m:ctrlPr>
          </m:accPr>
          <m:e>
            <m:r>
              <w:rPr>
                <w:rFonts w:ascii="Cambria Math" w:hAnsi="Cambria Math"/>
              </w:rPr>
              <m:t>t</m:t>
            </m:r>
          </m:e>
        </m:acc>
      </m:oMath>
      <w:r w:rsidRPr="00E37919">
        <w:t xml:space="preserve"> and </w:t>
      </w:r>
      <m:oMath>
        <m:acc>
          <m:accPr>
            <m:chr m:val="⃖"/>
            <m:ctrlPr>
              <w:rPr>
                <w:rFonts w:ascii="Cambria Math" w:hAnsi="Cambria Math"/>
                <w:i/>
              </w:rPr>
            </m:ctrlPr>
          </m:accPr>
          <m:e>
            <m:r>
              <w:rPr>
                <w:rFonts w:ascii="Cambria Math" w:hAnsi="Cambria Math"/>
              </w:rPr>
              <m:t>u</m:t>
            </m:r>
          </m:e>
        </m:acc>
      </m:oMath>
      <w:r w:rsidRPr="00E37919">
        <w:t xml:space="preserve"> constitute one-dimensional representations of the X and Y variables, respectively. </w:t>
      </w:r>
      <m:oMath>
        <m:acc>
          <m:accPr>
            <m:chr m:val="⃖"/>
            <m:ctrlPr>
              <w:rPr>
                <w:rFonts w:ascii="Cambria Math" w:hAnsi="Cambria Math"/>
                <w:i/>
              </w:rPr>
            </m:ctrlPr>
          </m:accPr>
          <m:e>
            <m:r>
              <w:rPr>
                <w:rFonts w:ascii="Cambria Math" w:hAnsi="Cambria Math"/>
              </w:rPr>
              <m:t>w</m:t>
            </m:r>
          </m:e>
        </m:acc>
      </m:oMath>
      <w:r w:rsidRPr="00E37919">
        <w:t xml:space="preserve"> and </w:t>
      </w:r>
      <m:oMath>
        <m:acc>
          <m:accPr>
            <m:chr m:val="⃖"/>
            <m:ctrlPr>
              <w:rPr>
                <w:rFonts w:ascii="Cambria Math" w:hAnsi="Cambria Math"/>
                <w:i/>
              </w:rPr>
            </m:ctrlPr>
          </m:accPr>
          <m:e>
            <m:r>
              <w:rPr>
                <w:rFonts w:ascii="Cambria Math" w:hAnsi="Cambria Math"/>
              </w:rPr>
              <m:t>q</m:t>
            </m:r>
          </m:e>
        </m:acc>
      </m:oMath>
      <w:r w:rsidRPr="00E37919">
        <w:t xml:space="preserve"> are determined so that the covariance (linear relationship) between </w:t>
      </w:r>
      <m:oMath>
        <m:acc>
          <m:accPr>
            <m:chr m:val="⃖"/>
            <m:ctrlPr>
              <w:rPr>
                <w:rFonts w:ascii="Cambria Math" w:hAnsi="Cambria Math"/>
                <w:i/>
              </w:rPr>
            </m:ctrlPr>
          </m:accPr>
          <m:e>
            <m:r>
              <w:rPr>
                <w:rFonts w:ascii="Cambria Math" w:hAnsi="Cambria Math"/>
              </w:rPr>
              <m:t>t</m:t>
            </m:r>
          </m:e>
        </m:acc>
      </m:oMath>
      <w:r w:rsidRPr="00E37919">
        <w:t xml:space="preserve"> and </w:t>
      </w:r>
      <m:oMath>
        <m:acc>
          <m:accPr>
            <m:chr m:val="⃖"/>
            <m:ctrlPr>
              <w:rPr>
                <w:rFonts w:ascii="Cambria Math" w:hAnsi="Cambria Math"/>
                <w:i/>
              </w:rPr>
            </m:ctrlPr>
          </m:accPr>
          <m:e>
            <m:r>
              <w:rPr>
                <w:rFonts w:ascii="Cambria Math" w:hAnsi="Cambria Math"/>
              </w:rPr>
              <m:t>u</m:t>
            </m:r>
          </m:e>
        </m:acc>
      </m:oMath>
      <w:r w:rsidRPr="00E37919">
        <w:t xml:space="preserve"> is maximised. </w:t>
      </w:r>
      <w:proofErr w:type="gramStart"/>
      <w:r w:rsidRPr="00E37919">
        <w:t>Therefore</w:t>
      </w:r>
      <w:proofErr w:type="gramEnd"/>
      <w:r w:rsidRPr="00E37919">
        <w:t xml:space="preserve"> these are more optimal latent variables for a regression than PCs because they are determined to explicitly capture the covariance between the two blocks. The regression is then an ordinary least-squares regression of </w:t>
      </w:r>
      <m:oMath>
        <m:acc>
          <m:accPr>
            <m:chr m:val="⃖"/>
            <m:ctrlPr>
              <w:rPr>
                <w:rFonts w:ascii="Cambria Math" w:hAnsi="Cambria Math"/>
                <w:i/>
              </w:rPr>
            </m:ctrlPr>
          </m:accPr>
          <m:e>
            <m:r>
              <w:rPr>
                <w:rFonts w:ascii="Cambria Math" w:hAnsi="Cambria Math"/>
              </w:rPr>
              <m:t>t</m:t>
            </m:r>
          </m:e>
        </m:acc>
      </m:oMath>
      <w:r w:rsidRPr="005049C5">
        <w:t xml:space="preserve"> </w:t>
      </w:r>
      <w:r w:rsidRPr="00E37919">
        <w:t xml:space="preserve">onto </w:t>
      </w:r>
      <m:oMath>
        <m:acc>
          <m:accPr>
            <m:chr m:val="⃖"/>
            <m:ctrlPr>
              <w:rPr>
                <w:rFonts w:ascii="Cambria Math" w:hAnsi="Cambria Math"/>
                <w:i/>
              </w:rPr>
            </m:ctrlPr>
          </m:accPr>
          <m:e>
            <m:r>
              <w:rPr>
                <w:rFonts w:ascii="Cambria Math" w:hAnsi="Cambria Math"/>
              </w:rPr>
              <m:t>u</m:t>
            </m:r>
          </m:e>
        </m:acc>
      </m:oMath>
      <w:r w:rsidRPr="00E37919">
        <w:t xml:space="preserve"> (</w:t>
      </w:r>
      <w:r>
        <w:fldChar w:fldCharType="begin"/>
      </w:r>
      <w:r>
        <w:instrText xml:space="preserve"> REF _Ref440545003 \h  \* MERGEFORMAT </w:instrText>
      </w:r>
      <w:r>
        <w:fldChar w:fldCharType="separate"/>
      </w:r>
      <w:r w:rsidR="006439E2">
        <w:t xml:space="preserve">Figure </w:t>
      </w:r>
      <w:r w:rsidR="006439E2">
        <w:rPr>
          <w:noProof/>
        </w:rPr>
        <w:t>2.12</w:t>
      </w:r>
      <w:r>
        <w:fldChar w:fldCharType="end"/>
      </w:r>
      <w:r>
        <w:t xml:space="preserve"> </w:t>
      </w:r>
      <w:r w:rsidRPr="00E37919">
        <w:t>C)</w:t>
      </w:r>
      <w:r>
        <w:t xml:space="preserve"> This model, relating </w:t>
      </w:r>
      <m:oMath>
        <m:acc>
          <m:accPr>
            <m:chr m:val="⃖"/>
            <m:ctrlPr>
              <w:rPr>
                <w:rFonts w:ascii="Cambria Math" w:hAnsi="Cambria Math"/>
                <w:i/>
              </w:rPr>
            </m:ctrlPr>
          </m:accPr>
          <m:e>
            <m:r>
              <w:rPr>
                <w:rFonts w:ascii="Cambria Math" w:hAnsi="Cambria Math"/>
              </w:rPr>
              <m:t>t</m:t>
            </m:r>
          </m:e>
        </m:acc>
      </m:oMath>
      <w:r>
        <w:t xml:space="preserve"> to </w:t>
      </w:r>
      <m:oMath>
        <m:acc>
          <m:accPr>
            <m:chr m:val="⃖"/>
            <m:ctrlPr>
              <w:rPr>
                <w:rFonts w:ascii="Cambria Math" w:hAnsi="Cambria Math"/>
                <w:i/>
              </w:rPr>
            </m:ctrlPr>
          </m:accPr>
          <m:e>
            <m:r>
              <w:rPr>
                <w:rFonts w:ascii="Cambria Math" w:hAnsi="Cambria Math"/>
              </w:rPr>
              <m:t>u</m:t>
            </m:r>
          </m:e>
        </m:acc>
      </m:oMath>
      <w:r>
        <w:t xml:space="preserve"> is termed the “inner relationship”</w:t>
      </w:r>
      <w:r w:rsidR="00C81207">
        <w:t xml:space="preserve"> as it models the relationship between the latent variables</w:t>
      </w:r>
      <w:r w:rsidRPr="00E37919">
        <w:t>:</w:t>
      </w:r>
    </w:p>
    <w:p w14:paraId="67AA4777" w14:textId="77777777" w:rsidR="000B3951" w:rsidRPr="00E37919" w:rsidRDefault="000A04BD" w:rsidP="000B3951">
      <w:pPr>
        <w:rPr>
          <w:rFonts w:eastAsiaTheme="minorEastAsia"/>
        </w:rPr>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u</m:t>
                        </m:r>
                      </m:e>
                      <m:sub>
                        <m:r>
                          <w:rPr>
                            <w:rFonts w:ascii="Cambria Math" w:hAnsi="Cambria Math"/>
                          </w:rPr>
                          <m:t>n</m:t>
                        </m:r>
                      </m:sub>
                    </m:sSub>
                  </m:e>
                </m:mr>
              </m:m>
            </m:e>
          </m:d>
          <m:r>
            <m:rPr>
              <m:sty m:val="p"/>
            </m:rPr>
            <w:rPr>
              <w:rFonts w:ascii="Cambria Math" w:hAnsi="Cambria Math"/>
            </w:rPr>
            <m:t>=</m:t>
          </m:r>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t</m:t>
                        </m:r>
                      </m:e>
                      <m:sub>
                        <m:r>
                          <m:rPr>
                            <m:sty m:val="p"/>
                          </m:rPr>
                          <w:rPr>
                            <w:rFonts w:ascii="Cambria Math" w:hAnsi="Cambria Math"/>
                          </w:rPr>
                          <m:t>1</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t</m:t>
                        </m:r>
                      </m:e>
                      <m:sub>
                        <m:r>
                          <w:rPr>
                            <w:rFonts w:ascii="Cambria Math" w:hAnsi="Cambria Math"/>
                          </w:rPr>
                          <m:t>n</m:t>
                        </m:r>
                      </m:sub>
                    </m:sSub>
                  </m:e>
                </m:mr>
              </m:m>
            </m:e>
          </m:d>
        </m:oMath>
      </m:oMathPara>
    </w:p>
    <w:p w14:paraId="0A8483BD" w14:textId="17811F51" w:rsidR="000B3951" w:rsidRPr="00E37919" w:rsidRDefault="000B3951" w:rsidP="000B3951">
      <w:r w:rsidRPr="00E37919">
        <w:t>the Y-block is then predicted, by the “mixed relationship”</w:t>
      </w:r>
      <w:r w:rsidR="00C81207">
        <w:t xml:space="preserve">, because it models </w:t>
      </w:r>
      <w:proofErr w:type="spellStart"/>
      <w:r w:rsidR="00C81207">
        <w:t>acual</w:t>
      </w:r>
      <w:proofErr w:type="spellEnd"/>
      <w:r w:rsidR="00C81207">
        <w:t xml:space="preserve"> outcome variables as a function of the inner relationship, not directly as a function of </w:t>
      </w:r>
      <w:proofErr w:type="gramStart"/>
      <w:r w:rsidR="00C81207">
        <w:t xml:space="preserve">X </w:t>
      </w:r>
      <w:r w:rsidRPr="00E37919">
        <w:t>:</w:t>
      </w:r>
      <w:proofErr w:type="gramEnd"/>
    </w:p>
    <w:p w14:paraId="18BEA588" w14:textId="77777777" w:rsidR="000B3951" w:rsidRPr="00E37919" w:rsidRDefault="000A04BD" w:rsidP="000B3951">
      <w:pPr>
        <w:rPr>
          <w:rFonts w:eastAsiaTheme="minorEastAsia"/>
        </w:rPr>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m:rPr>
                            <m:sty m:val="p"/>
                          </m:rPr>
                          <w:rPr>
                            <w:rFonts w:ascii="Cambria Math" w:hAnsi="Cambria Math"/>
                          </w:rPr>
                          <m:t>11</m:t>
                        </m:r>
                      </m:sub>
                    </m:sSub>
                  </m:e>
                  <m:e>
                    <m:r>
                      <m:rPr>
                        <m:sty m:val="p"/>
                      </m:rPr>
                      <w:rPr>
                        <w:rFonts w:ascii="Cambria Math" w:hAnsi="Cambria Math"/>
                      </w:rPr>
                      <m:t>…</m:t>
                    </m:r>
                  </m:e>
                  <m:e>
                    <m:sSub>
                      <m:sSubPr>
                        <m:ctrlPr>
                          <w:rPr>
                            <w:rFonts w:ascii="Cambria Math" w:hAnsi="Cambria Math"/>
                          </w:rPr>
                        </m:ctrlPr>
                      </m:sSubPr>
                      <m:e>
                        <m:r>
                          <w:rPr>
                            <w:rFonts w:ascii="Cambria Math" w:hAnsi="Cambria Math"/>
                          </w:rPr>
                          <m:t>y</m:t>
                        </m:r>
                      </m:e>
                      <m:sub>
                        <m:r>
                          <m:rPr>
                            <m:sty m:val="p"/>
                          </m:rPr>
                          <w:rPr>
                            <w:rFonts w:ascii="Cambria Math" w:hAnsi="Cambria Math"/>
                          </w:rPr>
                          <m:t>1</m:t>
                        </m:r>
                        <m:r>
                          <w:rPr>
                            <w:rFonts w:ascii="Cambria Math" w:hAnsi="Cambria Math"/>
                          </w:rPr>
                          <m:t>p</m:t>
                        </m:r>
                      </m:sub>
                    </m:sSub>
                  </m:e>
                </m:mr>
                <m:mr>
                  <m:e>
                    <m:sSub>
                      <m:sSubPr>
                        <m:ctrlPr>
                          <w:rPr>
                            <w:rFonts w:ascii="Cambria Math" w:hAnsi="Cambria Math"/>
                          </w:rPr>
                        </m:ctrlPr>
                      </m:sSubPr>
                      <m:e>
                        <m:r>
                          <w:rPr>
                            <w:rFonts w:ascii="Cambria Math" w:hAnsi="Cambria Math"/>
                          </w:rPr>
                          <m:t>y</m:t>
                        </m:r>
                      </m:e>
                      <m:sub>
                        <m:r>
                          <m:rPr>
                            <m:sty m:val="p"/>
                          </m:rPr>
                          <w:rPr>
                            <w:rFonts w:ascii="Cambria Math" w:hAnsi="Cambria Math"/>
                          </w:rPr>
                          <m:t>21</m:t>
                        </m:r>
                      </m:sub>
                    </m:sSub>
                  </m:e>
                  <m:e>
                    <m:r>
                      <m:rPr>
                        <m:sty m:val="p"/>
                      </m:rPr>
                      <w:rPr>
                        <w:rFonts w:ascii="Cambria Math" w:hAnsi="Cambria Math"/>
                      </w:rPr>
                      <m:t>…</m:t>
                    </m:r>
                  </m:e>
                  <m:e>
                    <m:sSub>
                      <m:sSubPr>
                        <m:ctrlPr>
                          <w:rPr>
                            <w:rFonts w:ascii="Cambria Math" w:hAnsi="Cambria Math"/>
                          </w:rPr>
                        </m:ctrlPr>
                      </m:sSubPr>
                      <m:e>
                        <m:r>
                          <w:rPr>
                            <w:rFonts w:ascii="Cambria Math" w:hAnsi="Cambria Math"/>
                          </w:rPr>
                          <m:t>y</m:t>
                        </m:r>
                      </m:e>
                      <m:sub>
                        <m:r>
                          <m:rPr>
                            <m:sty m:val="p"/>
                          </m:rPr>
                          <w:rPr>
                            <w:rFonts w:ascii="Cambria Math" w:hAnsi="Cambria Math"/>
                          </w:rPr>
                          <m:t>2</m:t>
                        </m:r>
                        <m:r>
                          <w:rPr>
                            <w:rFonts w:ascii="Cambria Math" w:hAnsi="Cambria Math"/>
                          </w:rPr>
                          <m:t>p</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y</m:t>
                        </m:r>
                      </m:e>
                      <m:sub>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y</m:t>
                        </m:r>
                      </m:e>
                      <m:sub>
                        <m:d>
                          <m:dPr>
                            <m:ctrlPr>
                              <w:rPr>
                                <w:rFonts w:ascii="Cambria Math" w:hAnsi="Cambria Math"/>
                              </w:rPr>
                            </m:ctrlPr>
                          </m:dPr>
                          <m:e>
                            <m:r>
                              <w:rPr>
                                <w:rFonts w:ascii="Cambria Math" w:hAnsi="Cambria Math"/>
                              </w:rPr>
                              <m:t>n</m:t>
                            </m:r>
                            <m:r>
                              <m:rPr>
                                <m:sty m:val="p"/>
                              </m:rPr>
                              <w:rPr>
                                <w:rFonts w:ascii="Cambria Math" w:hAnsi="Cambria Math"/>
                              </w:rPr>
                              <m:t>-1</m:t>
                            </m:r>
                          </m:e>
                        </m:d>
                        <m:r>
                          <w:rPr>
                            <w:rFonts w:ascii="Cambria Math" w:hAnsi="Cambria Math"/>
                          </w:rPr>
                          <m:t>p</m:t>
                        </m:r>
                      </m:sub>
                    </m:sSub>
                  </m:e>
                </m:mr>
                <m:mr>
                  <m:e>
                    <m:sSub>
                      <m:sSubPr>
                        <m:ctrlPr>
                          <w:rPr>
                            <w:rFonts w:ascii="Cambria Math" w:hAnsi="Cambria Math"/>
                          </w:rPr>
                        </m:ctrlPr>
                      </m:sSubPr>
                      <m:e>
                        <m:r>
                          <w:rPr>
                            <w:rFonts w:ascii="Cambria Math" w:hAnsi="Cambria Math"/>
                          </w:rPr>
                          <m:t>y</m:t>
                        </m:r>
                      </m:e>
                      <m:sub>
                        <m:r>
                          <w:rPr>
                            <w:rFonts w:ascii="Cambria Math" w:hAnsi="Cambria Math"/>
                          </w:rPr>
                          <m:t>n</m:t>
                        </m:r>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np</m:t>
                        </m:r>
                      </m:sub>
                    </m:sSub>
                  </m:e>
                </m:mr>
              </m:m>
            </m:e>
          </m:d>
          <m:r>
            <m:rPr>
              <m:sty m:val="p"/>
            </m:rPr>
            <w:rPr>
              <w:rFonts w:ascii="Cambria Math" w:hAnsi="Cambria Math"/>
            </w:rPr>
            <m:t>=</m:t>
          </m:r>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t</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t</m:t>
                        </m:r>
                      </m:e>
                      <m:sub>
                        <m:r>
                          <m:rPr>
                            <m:sty m:val="p"/>
                          </m:rPr>
                          <w:rPr>
                            <w:rFonts w:ascii="Cambria Math" w:hAnsi="Cambria Math"/>
                          </w:rPr>
                          <m:t>2</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t</m:t>
                        </m:r>
                      </m:e>
                      <m:sub>
                        <m:r>
                          <w:rPr>
                            <w:rFonts w:ascii="Cambria Math" w:hAnsi="Cambria Math"/>
                          </w:rPr>
                          <m:t>n</m:t>
                        </m:r>
                        <m:r>
                          <m:rPr>
                            <m:sty m:val="p"/>
                          </m:rPr>
                          <w:rPr>
                            <w:rFonts w:ascii="Cambria Math" w:hAnsi="Cambria Math"/>
                          </w:rPr>
                          <m:t>-1</m:t>
                        </m:r>
                      </m:sub>
                    </m:sSub>
                  </m:e>
                </m:mr>
                <m:mr>
                  <m:e>
                    <m:sSub>
                      <m:sSubPr>
                        <m:ctrlPr>
                          <w:rPr>
                            <w:rFonts w:ascii="Cambria Math" w:hAnsi="Cambria Math"/>
                          </w:rPr>
                        </m:ctrlPr>
                      </m:sSubPr>
                      <m:e>
                        <m:r>
                          <w:rPr>
                            <w:rFonts w:ascii="Cambria Math" w:hAnsi="Cambria Math"/>
                          </w:rPr>
                          <m:t>t</m:t>
                        </m:r>
                      </m:e>
                      <m:sub>
                        <m:r>
                          <w:rPr>
                            <w:rFonts w:ascii="Cambria Math" w:hAnsi="Cambria Math"/>
                          </w:rPr>
                          <m:t>n</m:t>
                        </m:r>
                      </m:sub>
                    </m:sSub>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q</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p</m:t>
                        </m:r>
                      </m:sub>
                    </m:sSub>
                  </m:e>
                </m:mr>
              </m:m>
            </m:e>
          </m:d>
        </m:oMath>
      </m:oMathPara>
    </w:p>
    <w:p w14:paraId="64E10AE6" w14:textId="77777777" w:rsidR="000B3951" w:rsidRPr="00E37919" w:rsidRDefault="000B3951" w:rsidP="000B3951">
      <w:r w:rsidRPr="00E37919">
        <w:t>or contracted as:</w:t>
      </w:r>
    </w:p>
    <w:p w14:paraId="286C181C" w14:textId="77777777" w:rsidR="000B3951" w:rsidRPr="00E37919" w:rsidRDefault="000B3951" w:rsidP="000B3951">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acc>
            <m:accPr>
              <m:chr m:val="⃖"/>
              <m:ctrlPr>
                <w:rPr>
                  <w:rFonts w:ascii="Cambria Math" w:hAnsi="Cambria Math"/>
                </w:rPr>
              </m:ctrlPr>
            </m:accPr>
            <m:e>
              <m:r>
                <w:rPr>
                  <w:rFonts w:ascii="Cambria Math" w:hAnsi="Cambria Math"/>
                </w:rPr>
                <m:t>t</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q</m:t>
                  </m:r>
                </m:e>
              </m:acc>
            </m:e>
            <m:sup>
              <m:r>
                <w:rPr>
                  <w:rFonts w:ascii="Cambria Math" w:hAnsi="Cambria Math"/>
                </w:rPr>
                <m:t>T</m:t>
              </m:r>
            </m:sup>
          </m:sSup>
        </m:oMath>
      </m:oMathPara>
    </w:p>
    <w:p w14:paraId="6969E699" w14:textId="0E515A18" w:rsidR="000B3951" w:rsidRDefault="000B3951" w:rsidP="000B3951">
      <w:r w:rsidRPr="00E37919">
        <w:t>To summarise: an observation’s projection onto q</w:t>
      </w:r>
      <w:r w:rsidRPr="00E37919">
        <w:rPr>
          <w:i/>
        </w:rPr>
        <w:t xml:space="preserve"> </w:t>
      </w:r>
      <w:r w:rsidRPr="00E37919">
        <w:t>(u) is predicted by the OLS model. The vector q is scaled according to u, to determine the predicted values on all</w:t>
      </w:r>
      <w:r>
        <w:t xml:space="preserve"> </w:t>
      </w:r>
      <w:r>
        <w:rPr>
          <w:i/>
        </w:rPr>
        <w:t>p</w:t>
      </w:r>
      <w:r w:rsidRPr="00E37919">
        <w:t xml:space="preserve"> </w:t>
      </w:r>
      <w:r>
        <w:t xml:space="preserve">variables in Y, </w:t>
      </w:r>
      <w:r w:rsidRPr="00E37919">
        <w:t>for that observation.</w:t>
      </w:r>
      <w:r>
        <w:t xml:space="preserve"> A nonlinear function relating </w:t>
      </w:r>
      <m:oMath>
        <m:acc>
          <m:accPr>
            <m:chr m:val="⃖"/>
            <m:ctrlPr>
              <w:rPr>
                <w:rFonts w:ascii="Cambria Math" w:hAnsi="Cambria Math"/>
                <w:i/>
              </w:rPr>
            </m:ctrlPr>
          </m:accPr>
          <m:e>
            <m:r>
              <w:rPr>
                <w:rFonts w:ascii="Cambria Math" w:hAnsi="Cambria Math"/>
              </w:rPr>
              <m:t>t</m:t>
            </m:r>
          </m:e>
        </m:acc>
      </m:oMath>
      <w:r>
        <w:t xml:space="preserve"> to </w:t>
      </w:r>
      <m:oMath>
        <m:acc>
          <m:accPr>
            <m:chr m:val="⃖"/>
            <m:ctrlPr>
              <w:rPr>
                <w:rFonts w:ascii="Cambria Math" w:hAnsi="Cambria Math"/>
                <w:i/>
              </w:rPr>
            </m:ctrlPr>
          </m:accPr>
          <m:e>
            <m:r>
              <w:rPr>
                <w:rFonts w:ascii="Cambria Math" w:hAnsi="Cambria Math"/>
              </w:rPr>
              <m:t>u</m:t>
            </m:r>
          </m:e>
        </m:acc>
      </m:oMath>
      <w:r>
        <w:rPr>
          <w:i/>
        </w:rPr>
        <w:t xml:space="preserve"> </w:t>
      </w:r>
      <w:r>
        <w:t xml:space="preserve">has been incorporated into PLSR </w:t>
      </w:r>
      <w:r>
        <w:lastRenderedPageBreak/>
        <w:t>models. Essentially the vectors</w:t>
      </w:r>
      <w:r>
        <w:rPr>
          <w:rFonts w:eastAsiaTheme="minorEastAsia"/>
        </w:rPr>
        <w:t xml:space="preserve"> </w:t>
      </w:r>
      <m:oMath>
        <m:acc>
          <m:accPr>
            <m:chr m:val="⃖"/>
            <m:ctrlPr>
              <w:rPr>
                <w:rFonts w:ascii="Cambria Math" w:hAnsi="Cambria Math"/>
                <w:i/>
              </w:rPr>
            </m:ctrlPr>
          </m:accPr>
          <m:e>
            <m:r>
              <w:rPr>
                <w:rFonts w:ascii="Cambria Math" w:hAnsi="Cambria Math"/>
              </w:rPr>
              <m:t>w</m:t>
            </m:r>
          </m:e>
        </m:acc>
      </m:oMath>
      <w:r w:rsidRPr="00E37919">
        <w:t xml:space="preserve"> and </w:t>
      </w:r>
      <m:oMath>
        <m:acc>
          <m:accPr>
            <m:chr m:val="⃖"/>
            <m:ctrlPr>
              <w:rPr>
                <w:rFonts w:ascii="Cambria Math" w:hAnsi="Cambria Math"/>
                <w:i/>
              </w:rPr>
            </m:ctrlPr>
          </m:accPr>
          <m:e>
            <m:r>
              <w:rPr>
                <w:rFonts w:ascii="Cambria Math" w:hAnsi="Cambria Math"/>
              </w:rPr>
              <m:t>q</m:t>
            </m:r>
          </m:e>
        </m:acc>
      </m:oMath>
      <w:r>
        <w:rPr>
          <w:rFonts w:eastAsiaTheme="minorEastAsia"/>
        </w:rPr>
        <w:t xml:space="preserve"> are determined</w:t>
      </w:r>
      <w:r w:rsidRPr="00E37919">
        <w:t xml:space="preserve"> </w:t>
      </w:r>
      <w:r>
        <w:t xml:space="preserve">so as to maximise the nonlinear relationship between projections </w:t>
      </w:r>
      <m:oMath>
        <m:acc>
          <m:accPr>
            <m:chr m:val="⃖"/>
            <m:ctrlPr>
              <w:rPr>
                <w:rFonts w:ascii="Cambria Math" w:hAnsi="Cambria Math"/>
                <w:i/>
              </w:rPr>
            </m:ctrlPr>
          </m:accPr>
          <m:e>
            <m:r>
              <w:rPr>
                <w:rFonts w:ascii="Cambria Math" w:hAnsi="Cambria Math"/>
              </w:rPr>
              <m:t>t</m:t>
            </m:r>
          </m:e>
        </m:acc>
      </m:oMath>
      <w:r>
        <w:t xml:space="preserve"> to </w:t>
      </w:r>
      <m:oMath>
        <m:acc>
          <m:accPr>
            <m:chr m:val="⃖"/>
            <m:ctrlPr>
              <w:rPr>
                <w:rFonts w:ascii="Cambria Math" w:hAnsi="Cambria Math"/>
                <w:i/>
              </w:rPr>
            </m:ctrlPr>
          </m:accPr>
          <m:e>
            <m:r>
              <w:rPr>
                <w:rFonts w:ascii="Cambria Math" w:hAnsi="Cambria Math"/>
              </w:rPr>
              <m:t>u</m:t>
            </m:r>
          </m:e>
        </m:acc>
      </m:oMath>
      <w:r>
        <w:rPr>
          <w:i/>
        </w:rPr>
        <w:t xml:space="preserve"> </w:t>
      </w:r>
      <w:r>
        <w:t xml:space="preserve">. </w:t>
      </w:r>
      <w:proofErr w:type="gramStart"/>
      <w:r>
        <w:t>Thus</w:t>
      </w:r>
      <w:proofErr w:type="gramEnd"/>
      <w:r>
        <w:t xml:space="preserve"> a more general form of the “mixed relationship” is:</w:t>
      </w:r>
    </w:p>
    <w:p w14:paraId="1EC067EE" w14:textId="77777777" w:rsidR="000B3951" w:rsidRPr="00A204EB" w:rsidRDefault="000B3951" w:rsidP="000B3951">
      <w:pPr>
        <w:jc w:val="center"/>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f</m:t>
          </m:r>
          <m:r>
            <w:rPr>
              <w:rFonts w:ascii="Cambria Math" w:eastAsiaTheme="minorEastAsia" w:hAnsi="Cambria Math"/>
            </w:rPr>
            <m:t>(</m:t>
          </m:r>
          <m:acc>
            <m:accPr>
              <m:chr m:val="⃖"/>
              <m:ctrlPr>
                <w:rPr>
                  <w:rFonts w:ascii="Cambria Math" w:eastAsiaTheme="minorEastAsia" w:hAnsi="Cambria Math"/>
                  <w:i/>
                  <w:iCs/>
                </w:rPr>
              </m:ctrlPr>
            </m:accPr>
            <m:e>
              <m:r>
                <w:rPr>
                  <w:rFonts w:ascii="Cambria Math" w:eastAsiaTheme="minorEastAsia" w:hAnsi="Cambria Math"/>
                </w:rPr>
                <m:t>t</m:t>
              </m:r>
            </m:e>
          </m:acc>
          <m:r>
            <w:rPr>
              <w:rFonts w:ascii="Cambria Math" w:eastAsiaTheme="minorEastAsia" w:hAnsi="Cambria Math"/>
            </w:rPr>
            <m:t>)</m:t>
          </m:r>
          <m: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q</m:t>
                  </m:r>
                </m:e>
              </m:acc>
            </m:e>
            <m:sup>
              <m:r>
                <w:rPr>
                  <w:rFonts w:ascii="Cambria Math" w:hAnsi="Cambria Math"/>
                </w:rPr>
                <m:t>T</m:t>
              </m:r>
            </m:sup>
          </m:sSup>
        </m:oMath>
      </m:oMathPara>
    </w:p>
    <w:p w14:paraId="565FE1F6" w14:textId="77777777" w:rsidR="000B3951" w:rsidRDefault="000B3951" w:rsidP="000B3951">
      <w:pPr>
        <w:rPr>
          <w:rFonts w:eastAsiaTheme="minorEastAsia"/>
        </w:rPr>
      </w:pPr>
      <w:r>
        <w:rPr>
          <w:rFonts w:eastAsiaTheme="minorEastAsia"/>
        </w:rPr>
        <w:t xml:space="preserve">where </w:t>
      </w:r>
      <m:oMath>
        <m:r>
          <w:rPr>
            <w:rFonts w:ascii="Cambria Math" w:hAnsi="Cambria Math"/>
          </w:rPr>
          <m:t>f</m:t>
        </m:r>
        <m:r>
          <w:rPr>
            <w:rFonts w:ascii="Cambria Math" w:eastAsiaTheme="minorEastAsia" w:hAnsi="Cambria Math"/>
          </w:rPr>
          <m:t>(</m:t>
        </m:r>
        <m:acc>
          <m:accPr>
            <m:chr m:val="⃖"/>
            <m:ctrlPr>
              <w:rPr>
                <w:rFonts w:ascii="Cambria Math" w:eastAsiaTheme="minorEastAsia" w:hAnsi="Cambria Math"/>
                <w:i/>
                <w:iCs/>
              </w:rPr>
            </m:ctrlPr>
          </m:accPr>
          <m:e>
            <m:r>
              <w:rPr>
                <w:rFonts w:ascii="Cambria Math" w:eastAsiaTheme="minorEastAsia" w:hAnsi="Cambria Math"/>
              </w:rPr>
              <m:t>t</m:t>
            </m:r>
          </m:e>
        </m:acc>
        <m:r>
          <w:rPr>
            <w:rFonts w:ascii="Cambria Math" w:eastAsiaTheme="minorEastAsia" w:hAnsi="Cambria Math"/>
          </w:rPr>
          <m:t>)</m:t>
        </m:r>
      </m:oMath>
      <w:r>
        <w:rPr>
          <w:rFonts w:eastAsiaTheme="minorEastAsia"/>
          <w:iCs/>
        </w:rPr>
        <w:t xml:space="preserve">, the “inner relation” is a linear or non-linear function relating </w:t>
      </w:r>
      <m:oMath>
        <m:acc>
          <m:accPr>
            <m:chr m:val="⃖"/>
            <m:ctrlPr>
              <w:rPr>
                <w:rFonts w:ascii="Cambria Math" w:hAnsi="Cambria Math"/>
                <w:i/>
              </w:rPr>
            </m:ctrlPr>
          </m:accPr>
          <m:e>
            <m:r>
              <w:rPr>
                <w:rFonts w:ascii="Cambria Math" w:hAnsi="Cambria Math"/>
              </w:rPr>
              <m:t>t</m:t>
            </m:r>
          </m:e>
        </m:acc>
      </m:oMath>
      <w:r>
        <w:rPr>
          <w:rFonts w:eastAsiaTheme="minorEastAsia"/>
        </w:rPr>
        <w:t xml:space="preserve"> to </w:t>
      </w:r>
      <m:oMath>
        <m:acc>
          <m:accPr>
            <m:chr m:val="⃖"/>
            <m:ctrlPr>
              <w:rPr>
                <w:rFonts w:ascii="Cambria Math" w:hAnsi="Cambria Math"/>
                <w:i/>
              </w:rPr>
            </m:ctrlPr>
          </m:accPr>
          <m:e>
            <m:r>
              <w:rPr>
                <w:rFonts w:ascii="Cambria Math" w:hAnsi="Cambria Math"/>
              </w:rPr>
              <m:t>u</m:t>
            </m:r>
          </m:e>
        </m:acc>
      </m:oMath>
      <w:r>
        <w:rPr>
          <w:rFonts w:eastAsiaTheme="minorEastAsia"/>
        </w:rPr>
        <w:t>.</w:t>
      </w:r>
    </w:p>
    <w:p w14:paraId="376C85AA" w14:textId="77777777" w:rsidR="000B3951" w:rsidRDefault="000B3951" w:rsidP="000B3951">
      <w:r>
        <w:t xml:space="preserve">In general, subsequent latent variables can be extracted by repeating the process above using residual X and Y matrices, with the covariance accounted for by the previous latent variables removed and </w:t>
      </w:r>
      <w:proofErr w:type="spellStart"/>
      <w:r>
        <w:t>theY</w:t>
      </w:r>
      <w:proofErr w:type="spellEnd"/>
      <w:r>
        <w:t xml:space="preserve"> </w:t>
      </w:r>
      <w:proofErr w:type="gramStart"/>
      <w:r>
        <w:t>is</w:t>
      </w:r>
      <w:proofErr w:type="gramEnd"/>
      <w:r>
        <w:t xml:space="preserve"> predicted as the sum of these mixed relationships:</w:t>
      </w:r>
    </w:p>
    <w:p w14:paraId="5950A8CB" w14:textId="77777777" w:rsidR="000B3951" w:rsidRPr="00066AF0" w:rsidRDefault="000B3951" w:rsidP="000B3951">
      <w:pPr>
        <w:rPr>
          <w:rFonts w:eastAsiaTheme="minorEastAsia"/>
        </w:rPr>
      </w:pPr>
      <m:oMathPara>
        <m:oMath>
          <m:r>
            <w:rPr>
              <w:rFonts w:ascii="Cambria Math" w:hAnsi="Cambria Math"/>
            </w:rPr>
            <m:t>Y</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a</m:t>
              </m:r>
              <m:r>
                <m:rPr>
                  <m:sty m:val="p"/>
                </m:rPr>
                <w:rPr>
                  <w:rFonts w:ascii="Cambria Math" w:hAnsi="Cambria Math"/>
                </w:rPr>
                <m:t>=1</m:t>
              </m:r>
            </m:sub>
            <m:sup>
              <m:r>
                <w:rPr>
                  <w:rFonts w:ascii="Cambria Math" w:hAnsi="Cambria Math"/>
                </w:rPr>
                <m:t>c</m:t>
              </m:r>
            </m:sup>
            <m:e>
              <m:r>
                <w:rPr>
                  <w:rFonts w:ascii="Cambria Math" w:hAnsi="Cambria Math"/>
                </w:rPr>
                <m:t>f(</m:t>
              </m:r>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a</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a</m:t>
                      </m:r>
                    </m:sub>
                  </m:sSub>
                </m:e>
                <m:sup>
                  <m:r>
                    <w:rPr>
                      <w:rFonts w:ascii="Cambria Math" w:hAnsi="Cambria Math"/>
                    </w:rPr>
                    <m:t>T</m:t>
                  </m:r>
                </m:sup>
              </m:sSup>
            </m:e>
          </m:nary>
        </m:oMath>
      </m:oMathPara>
    </w:p>
    <w:p w14:paraId="06684C04" w14:textId="77777777" w:rsidR="000B3951" w:rsidRDefault="000B3951" w:rsidP="000B3951">
      <w:pPr>
        <w:rPr>
          <w:rFonts w:eastAsiaTheme="minorEastAsia"/>
        </w:rPr>
      </w:pPr>
      <w:r>
        <w:rPr>
          <w:rFonts w:eastAsiaTheme="minorEastAsia"/>
        </w:rPr>
        <w:t>for all c latent variables.</w:t>
      </w:r>
    </w:p>
    <w:p w14:paraId="0027036E" w14:textId="50FEEE3D" w:rsidR="00843665" w:rsidRDefault="00C81207" w:rsidP="000B3951">
      <w:pPr>
        <w:rPr>
          <w:rFonts w:eastAsiaTheme="minorEastAsia"/>
        </w:rPr>
      </w:pPr>
      <w:r>
        <w:rPr>
          <w:rFonts w:eastAsiaTheme="minorEastAsia"/>
        </w:rPr>
        <w:t xml:space="preserve">This </w:t>
      </w:r>
      <w:proofErr w:type="spellStart"/>
      <w:r>
        <w:rPr>
          <w:rFonts w:eastAsiaTheme="minorEastAsia"/>
        </w:rPr>
        <w:t>cam</w:t>
      </w:r>
      <w:proofErr w:type="spellEnd"/>
      <w:r>
        <w:rPr>
          <w:rFonts w:eastAsiaTheme="minorEastAsia"/>
        </w:rPr>
        <w:t xml:space="preserve"> also be represented directly as</w:t>
      </w:r>
      <w:r w:rsidR="00843665">
        <w:rPr>
          <w:rFonts w:eastAsiaTheme="minorEastAsia"/>
        </w:rPr>
        <w:t xml:space="preserve"> a function of the original X variables </w:t>
      </w:r>
      <w:r w:rsidR="00843665">
        <w:rPr>
          <w:rFonts w:eastAsiaTheme="minorEastAsia"/>
        </w:rPr>
        <w:fldChar w:fldCharType="begin"/>
      </w:r>
      <w:r w:rsidR="00843665">
        <w:rPr>
          <w:rFonts w:eastAsiaTheme="minorEastAsia"/>
        </w:rPr>
        <w:instrText xml:space="preserve"> ADDIN EN.CITE &lt;EndNote&gt;&lt;Cite&gt;&lt;Author&gt;Abdi&lt;/Author&gt;&lt;Year&gt;2010&lt;/Year&gt;&lt;RecNum&gt;326&lt;/RecNum&gt;&lt;DisplayText&gt;(Abdi, 2010)&lt;/DisplayText&gt;&lt;record&gt;&lt;rec-number&gt;326&lt;/rec-number&gt;&lt;foreign-keys&gt;&lt;key app="EN" db-id="adtx5xw0uarxaaepweyvx0twsvspp0s9f0ep" timestamp="1452744304"&gt;326&lt;/key&gt;&lt;/foreign-keys&gt;&lt;ref-type name="Journal Article"&gt;17&lt;/ref-type&gt;&lt;contributors&gt;&lt;authors&gt;&lt;author&gt;Abdi, Hervé&lt;/author&gt;&lt;/authors&gt;&lt;/contributors&gt;&lt;titles&gt;&lt;title&gt;Partial least squares regression and projection on latent structure regression (PLS Regression)&lt;/title&gt;&lt;secondary-title&gt;Wiley Interdisciplinary Reviews: Computational Statistics&lt;/secondary-title&gt;&lt;/titles&gt;&lt;periodical&gt;&lt;full-title&gt;Wiley Interdisciplinary Reviews: Computational Statistics&lt;/full-title&gt;&lt;/periodical&gt;&lt;pages&gt;97-106&lt;/pages&gt;&lt;volume&gt;2&lt;/volume&gt;&lt;number&gt;1&lt;/number&gt;&lt;dates&gt;&lt;year&gt;2010&lt;/year&gt;&lt;/dates&gt;&lt;isbn&gt;1939-0068&lt;/isbn&gt;&lt;urls&gt;&lt;/urls&gt;&lt;/record&gt;&lt;/Cite&gt;&lt;/EndNote&gt;</w:instrText>
      </w:r>
      <w:r w:rsidR="00843665">
        <w:rPr>
          <w:rFonts w:eastAsiaTheme="minorEastAsia"/>
        </w:rPr>
        <w:fldChar w:fldCharType="separate"/>
      </w:r>
      <w:r w:rsidR="00843665">
        <w:rPr>
          <w:rFonts w:eastAsiaTheme="minorEastAsia"/>
          <w:noProof/>
        </w:rPr>
        <w:t>(</w:t>
      </w:r>
      <w:hyperlink w:anchor="_ENREF_1" w:tooltip="Abdi, 2010 #326" w:history="1">
        <w:r w:rsidR="00E23A8E">
          <w:rPr>
            <w:rFonts w:eastAsiaTheme="minorEastAsia"/>
            <w:noProof/>
          </w:rPr>
          <w:t>Abdi, 2010</w:t>
        </w:r>
      </w:hyperlink>
      <w:r w:rsidR="00843665">
        <w:rPr>
          <w:rFonts w:eastAsiaTheme="minorEastAsia"/>
          <w:noProof/>
        </w:rPr>
        <w:t>)</w:t>
      </w:r>
      <w:r w:rsidR="00843665">
        <w:rPr>
          <w:rFonts w:eastAsiaTheme="minorEastAsia"/>
        </w:rPr>
        <w:fldChar w:fldCharType="end"/>
      </w:r>
      <w:r w:rsidR="00843665">
        <w:rPr>
          <w:rFonts w:eastAsiaTheme="minorEastAsia"/>
        </w:rPr>
        <w:t>:</w:t>
      </w:r>
    </w:p>
    <w:p w14:paraId="4BBBDFE2" w14:textId="78FA03DD" w:rsidR="00843665" w:rsidRPr="00843665" w:rsidRDefault="00843665" w:rsidP="000B3951">
      <w:pPr>
        <w:rPr>
          <w:rFonts w:eastAsiaTheme="minorEastAsia"/>
        </w:rPr>
      </w:pPr>
      <m:oMathPara>
        <m:oMath>
          <m:r>
            <w:rPr>
              <w:rFonts w:ascii="Cambria Math" w:eastAsiaTheme="minorEastAsia" w:hAnsi="Cambria Math"/>
            </w:rPr>
            <m:t>Y=MX</m:t>
          </m:r>
        </m:oMath>
      </m:oMathPara>
    </w:p>
    <w:p w14:paraId="73BB3D4B" w14:textId="7E359805" w:rsidR="00843665" w:rsidRDefault="00C81207" w:rsidP="000B3951">
      <w:pPr>
        <w:rPr>
          <w:rFonts w:eastAsiaTheme="minorEastAsia"/>
        </w:rPr>
      </w:pPr>
      <w:r>
        <w:rPr>
          <w:rFonts w:eastAsiaTheme="minorEastAsia"/>
        </w:rPr>
        <w:t>which is termed the “outer relationship”.</w:t>
      </w:r>
    </w:p>
    <w:p w14:paraId="6A38E7E1" w14:textId="77777777" w:rsidR="000B3951" w:rsidRDefault="000B3951" w:rsidP="000B3951">
      <w:pPr>
        <w:rPr>
          <w:rFonts w:eastAsiaTheme="minorEastAsia"/>
        </w:rPr>
      </w:pPr>
      <w:r>
        <w:rPr>
          <w:rFonts w:eastAsiaTheme="minorEastAsia"/>
        </w:rPr>
        <w:t xml:space="preserve">In the case of a growth model where there is a single predictor (e.g. age), it is only possible to extract one latent variable. Furthermore, no compression of the X matrix can be performed, therefore </w:t>
      </w:r>
      <m:oMath>
        <m:acc>
          <m:accPr>
            <m:chr m:val="⃖"/>
            <m:ctrlPr>
              <w:rPr>
                <w:rFonts w:ascii="Cambria Math" w:eastAsiaTheme="minorEastAsia" w:hAnsi="Cambria Math"/>
                <w:i/>
              </w:rPr>
            </m:ctrlPr>
          </m:accPr>
          <m:e>
            <m:r>
              <w:rPr>
                <w:rFonts w:ascii="Cambria Math" w:eastAsiaTheme="minorEastAsia" w:hAnsi="Cambria Math"/>
              </w:rPr>
              <m:t>t</m:t>
            </m:r>
          </m:e>
        </m:acc>
      </m:oMath>
      <w:r>
        <w:rPr>
          <w:rFonts w:eastAsiaTheme="minorEastAsia"/>
        </w:rPr>
        <w:t xml:space="preserve"> is equal to </w:t>
      </w:r>
      <m:oMath>
        <m:acc>
          <m:accPr>
            <m:chr m:val="⃖"/>
            <m:ctrlPr>
              <w:rPr>
                <w:rFonts w:ascii="Cambria Math" w:eastAsiaTheme="minorEastAsia" w:hAnsi="Cambria Math"/>
                <w:i/>
              </w:rPr>
            </m:ctrlPr>
          </m:accPr>
          <m:e>
            <m:r>
              <w:rPr>
                <w:rFonts w:ascii="Cambria Math" w:eastAsiaTheme="minorEastAsia" w:hAnsi="Cambria Math"/>
              </w:rPr>
              <m:t>age</m:t>
            </m:r>
          </m:e>
        </m:acc>
      </m:oMath>
      <w:r>
        <w:rPr>
          <w:rFonts w:eastAsiaTheme="minorEastAsia"/>
        </w:rPr>
        <w:t xml:space="preserve">. </w:t>
      </w:r>
      <w:proofErr w:type="gramStart"/>
      <w:r>
        <w:rPr>
          <w:rFonts w:eastAsiaTheme="minorEastAsia"/>
        </w:rPr>
        <w:t>Thus</w:t>
      </w:r>
      <w:proofErr w:type="gramEnd"/>
      <w:r>
        <w:rPr>
          <w:rFonts w:eastAsiaTheme="minorEastAsia"/>
        </w:rPr>
        <w:t xml:space="preserve"> the entirety of the model can be expressed, as it is in the main text, as the single mixed relationship:</w:t>
      </w:r>
    </w:p>
    <w:p w14:paraId="242485F2" w14:textId="77777777" w:rsidR="000B3951" w:rsidRDefault="000B3951" w:rsidP="000B3951">
      <w:pPr>
        <w:jc w:val="center"/>
      </w:pPr>
      <m:oMathPara>
        <m:oMath>
          <m:r>
            <w:rPr>
              <w:rFonts w:ascii="Cambria Math" w:hAnsi="Cambria Math"/>
            </w:rPr>
            <m:t>Y</m:t>
          </m:r>
          <m:r>
            <m:rPr>
              <m:sty m:val="p"/>
            </m:rPr>
            <w:rPr>
              <w:rFonts w:ascii="Cambria Math" w:hAnsi="Cambria Math"/>
            </w:rPr>
            <m:t>=</m:t>
          </m:r>
          <m:r>
            <w:rPr>
              <w:rFonts w:ascii="Cambria Math" w:hAnsi="Cambria Math"/>
            </w:rPr>
            <m:t>f</m:t>
          </m:r>
          <m:r>
            <w:rPr>
              <w:rFonts w:ascii="Cambria Math" w:eastAsiaTheme="minorEastAsia" w:hAnsi="Cambria Math"/>
            </w:rPr>
            <m:t>(</m:t>
          </m:r>
          <m:acc>
            <m:accPr>
              <m:chr m:val="⃖"/>
              <m:ctrlPr>
                <w:rPr>
                  <w:rFonts w:ascii="Cambria Math" w:eastAsiaTheme="minorEastAsia" w:hAnsi="Cambria Math"/>
                  <w:i/>
                  <w:iCs/>
                </w:rPr>
              </m:ctrlPr>
            </m:accPr>
            <m:e>
              <m:r>
                <w:rPr>
                  <w:rFonts w:ascii="Cambria Math" w:eastAsiaTheme="minorEastAsia" w:hAnsi="Cambria Math"/>
                </w:rPr>
                <m:t>age</m:t>
              </m:r>
            </m:e>
          </m:acc>
          <m:r>
            <w:rPr>
              <w:rFonts w:ascii="Cambria Math" w:eastAsiaTheme="minorEastAsia" w:hAnsi="Cambria Math"/>
            </w:rPr>
            <m:t>)</m:t>
          </m:r>
          <m: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q</m:t>
                  </m:r>
                </m:e>
              </m:acc>
            </m:e>
            <m:sup>
              <m:r>
                <w:rPr>
                  <w:rFonts w:ascii="Cambria Math" w:hAnsi="Cambria Math"/>
                </w:rPr>
                <m:t>T</m:t>
              </m:r>
            </m:sup>
          </m:sSup>
        </m:oMath>
      </m:oMathPara>
    </w:p>
    <w:p w14:paraId="28335B46" w14:textId="3DA50E6B" w:rsidR="000B3951" w:rsidRPr="003B4B76" w:rsidRDefault="000B3951" w:rsidP="000B3951">
      <w:r>
        <w:t xml:space="preserve">This is a convenient expression, because the elements of the equation have a well-defined meaning in terms of growth. Namely that </w:t>
      </w:r>
      <m:oMath>
        <m:sSup>
          <m:sSupPr>
            <m:ctrlPr>
              <w:rPr>
                <w:rFonts w:ascii="Cambria Math" w:hAnsi="Cambria Math"/>
              </w:rPr>
            </m:ctrlPr>
          </m:sSupPr>
          <m:e>
            <m:acc>
              <m:accPr>
                <m:chr m:val="⃖"/>
                <m:ctrlPr>
                  <w:rPr>
                    <w:rFonts w:ascii="Cambria Math" w:hAnsi="Cambria Math"/>
                  </w:rPr>
                </m:ctrlPr>
              </m:accPr>
              <m:e>
                <m:r>
                  <w:rPr>
                    <w:rFonts w:ascii="Cambria Math" w:hAnsi="Cambria Math"/>
                  </w:rPr>
                  <m:t>q</m:t>
                </m:r>
              </m:e>
            </m:acc>
          </m:e>
          <m:sup>
            <m:r>
              <w:rPr>
                <w:rFonts w:ascii="Cambria Math" w:hAnsi="Cambria Math"/>
              </w:rPr>
              <m:t>T</m:t>
            </m:r>
          </m:sup>
        </m:sSup>
      </m:oMath>
      <w:r>
        <w:rPr>
          <w:rFonts w:eastAsiaTheme="minorEastAsia"/>
        </w:rPr>
        <w:t xml:space="preserve"> is the growth vector and </w:t>
      </w:r>
      <m:oMath>
        <m:r>
          <w:rPr>
            <w:rFonts w:ascii="Cambria Math" w:hAnsi="Cambria Math"/>
          </w:rPr>
          <m:t>f</m:t>
        </m:r>
        <m:r>
          <w:rPr>
            <w:rFonts w:ascii="Cambria Math" w:eastAsiaTheme="minorEastAsia" w:hAnsi="Cambria Math"/>
          </w:rPr>
          <m:t>(</m:t>
        </m:r>
        <m:acc>
          <m:accPr>
            <m:chr m:val="⃖"/>
            <m:ctrlPr>
              <w:rPr>
                <w:rFonts w:ascii="Cambria Math" w:eastAsiaTheme="minorEastAsia" w:hAnsi="Cambria Math"/>
                <w:i/>
                <w:iCs/>
              </w:rPr>
            </m:ctrlPr>
          </m:accPr>
          <m:e>
            <m:r>
              <w:rPr>
                <w:rFonts w:ascii="Cambria Math" w:eastAsiaTheme="minorEastAsia" w:hAnsi="Cambria Math"/>
              </w:rPr>
              <m:t>age</m:t>
            </m:r>
          </m:e>
        </m:acc>
        <m:r>
          <w:rPr>
            <w:rFonts w:ascii="Cambria Math" w:eastAsiaTheme="minorEastAsia" w:hAnsi="Cambria Math"/>
          </w:rPr>
          <m:t>)</m:t>
        </m:r>
      </m:oMath>
      <w:r>
        <w:rPr>
          <w:rFonts w:eastAsiaTheme="minorEastAsia"/>
          <w:iCs/>
        </w:rPr>
        <w:t xml:space="preserve"> describes the rate of change along this vector as a function of</w:t>
      </w:r>
      <w:r w:rsidR="00843665">
        <w:rPr>
          <w:rFonts w:eastAsiaTheme="minorEastAsia"/>
          <w:iCs/>
        </w:rPr>
        <w:t xml:space="preserve"> age. It</w:t>
      </w:r>
      <w:r>
        <w:rPr>
          <w:rFonts w:eastAsiaTheme="minorEastAsia"/>
          <w:iCs/>
        </w:rPr>
        <w:t xml:space="preserve">s first derivative at a given age describes the growth-rate at that age. </w:t>
      </w:r>
    </w:p>
    <w:p w14:paraId="55415569" w14:textId="77777777" w:rsidR="000B3951" w:rsidRDefault="000B3951" w:rsidP="000B3951"/>
    <w:p w14:paraId="467673D6" w14:textId="77777777" w:rsidR="000B3951" w:rsidRDefault="000B3951" w:rsidP="000B3951">
      <w:r w:rsidRPr="00B349A8">
        <w:rPr>
          <w:noProof/>
          <w:lang w:eastAsia="en-AU"/>
        </w:rPr>
        <w:lastRenderedPageBreak/>
        <w:drawing>
          <wp:inline distT="0" distB="0" distL="0" distR="0" wp14:anchorId="6A30CBA2" wp14:editId="6D00EEBE">
            <wp:extent cx="5731510" cy="2119275"/>
            <wp:effectExtent l="0" t="0" r="2540" b="0"/>
            <wp:docPr id="13" name="Picture 13" descr="C:\Users\harry.matthews\Documents\Thesis\Ch 1\Figures\Projection_to_latent_structures(Linea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ry.matthews\Documents\Thesis\Ch 1\Figures\Projection_to_latent_structures(Linear).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19275"/>
                    </a:xfrm>
                    <a:prstGeom prst="rect">
                      <a:avLst/>
                    </a:prstGeom>
                    <a:noFill/>
                    <a:ln>
                      <a:noFill/>
                    </a:ln>
                  </pic:spPr>
                </pic:pic>
              </a:graphicData>
            </a:graphic>
          </wp:inline>
        </w:drawing>
      </w:r>
    </w:p>
    <w:p w14:paraId="4946B8A6" w14:textId="77777777" w:rsidR="000B3951" w:rsidRDefault="000B3951" w:rsidP="000B3951">
      <w:pPr>
        <w:pStyle w:val="Caption"/>
      </w:pPr>
      <w:r>
        <w:t xml:space="preserve">Figure </w:t>
      </w:r>
      <w:fldSimple w:instr=" STYLEREF 1 \s ">
        <w:r w:rsidR="006439E2">
          <w:rPr>
            <w:noProof/>
          </w:rPr>
          <w:t>2</w:t>
        </w:r>
      </w:fldSimple>
      <w:r>
        <w:t>.</w:t>
      </w:r>
      <w:fldSimple w:instr=" SEQ Figure \* ARABIC \s 1 ">
        <w:r w:rsidR="006439E2">
          <w:rPr>
            <w:noProof/>
          </w:rPr>
          <w:t>1</w:t>
        </w:r>
      </w:fldSimple>
      <w:r>
        <w:t xml:space="preserve"> Partial least-squares regression. Blue points are actual variable values, red points are their projections, green points are their values predicted by the regression model. The vectors w and q are determined through the predictor (A) and response (B) space respectively. Projections onto these vectors (t and u) constitute a one-dimensional recoding of the X and Y variables. The vectors are determined so that the covariance between t and u is maximised. t is regressed on u (C) by </w:t>
      </w:r>
      <w:proofErr w:type="spellStart"/>
      <w:r>
        <w:t>oridinary</w:t>
      </w:r>
      <w:proofErr w:type="spellEnd"/>
      <w:r>
        <w:t xml:space="preserve"> least-squares regression (C). The predicted Y values are plotted in D. </w:t>
      </w:r>
    </w:p>
    <w:p w14:paraId="3926A553" w14:textId="77777777" w:rsidR="000B3951" w:rsidRDefault="000B3951" w:rsidP="000B3951">
      <w:pPr>
        <w:spacing w:before="0" w:after="200"/>
        <w:rPr>
          <w:i/>
          <w:iCs/>
          <w:sz w:val="18"/>
          <w:szCs w:val="18"/>
        </w:rPr>
      </w:pPr>
    </w:p>
    <w:p w14:paraId="1AA14602" w14:textId="77777777" w:rsidR="000B3951" w:rsidRPr="005049C5" w:rsidRDefault="000B3951" w:rsidP="000B3951">
      <w:pPr>
        <w:spacing w:before="0" w:after="160" w:line="259" w:lineRule="auto"/>
        <w:rPr>
          <w:i/>
          <w:iCs/>
          <w:sz w:val="18"/>
          <w:szCs w:val="18"/>
        </w:rPr>
      </w:pPr>
    </w:p>
    <w:p w14:paraId="380780EF" w14:textId="77777777" w:rsidR="000B3951" w:rsidRPr="008D410A" w:rsidRDefault="000B3951" w:rsidP="000B3951">
      <w:pPr>
        <w:spacing w:before="0" w:after="200"/>
        <w:rPr>
          <w:i/>
          <w:iCs/>
          <w:sz w:val="18"/>
          <w:szCs w:val="18"/>
        </w:rPr>
      </w:pPr>
      <w:r w:rsidRPr="008D410A">
        <w:rPr>
          <w:i/>
          <w:iCs/>
          <w:noProof/>
          <w:sz w:val="18"/>
          <w:szCs w:val="18"/>
          <w:lang w:eastAsia="en-AU"/>
        </w:rPr>
        <w:drawing>
          <wp:inline distT="0" distB="0" distL="0" distR="0" wp14:anchorId="57D3F2F9" wp14:editId="791D0F59">
            <wp:extent cx="5731510" cy="2119275"/>
            <wp:effectExtent l="0" t="0" r="2540" b="0"/>
            <wp:docPr id="15" name="Picture 15" descr="C:\Users\harry.matthews\Documents\Thesis\Ch 1\Figures\Projection_to_latent_structures(quadra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ry.matthews\Documents\Thesis\Ch 1\Figures\Projection_to_latent_structures(quadratic).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19275"/>
                    </a:xfrm>
                    <a:prstGeom prst="rect">
                      <a:avLst/>
                    </a:prstGeom>
                    <a:noFill/>
                    <a:ln>
                      <a:noFill/>
                    </a:ln>
                  </pic:spPr>
                </pic:pic>
              </a:graphicData>
            </a:graphic>
          </wp:inline>
        </w:drawing>
      </w:r>
    </w:p>
    <w:p w14:paraId="12EA323C" w14:textId="77777777" w:rsidR="000B3951" w:rsidRPr="008D410A" w:rsidRDefault="000B3951" w:rsidP="000B3951">
      <w:pPr>
        <w:spacing w:before="0" w:after="200"/>
        <w:rPr>
          <w:i/>
          <w:iCs/>
          <w:sz w:val="18"/>
          <w:szCs w:val="18"/>
        </w:rPr>
      </w:pPr>
      <w:r w:rsidRPr="008D410A">
        <w:rPr>
          <w:i/>
          <w:iCs/>
          <w:sz w:val="18"/>
          <w:szCs w:val="18"/>
        </w:rPr>
        <w:t xml:space="preserve">Figure </w:t>
      </w:r>
      <w:r w:rsidRPr="008D410A">
        <w:rPr>
          <w:i/>
          <w:iCs/>
          <w:sz w:val="18"/>
          <w:szCs w:val="18"/>
        </w:rPr>
        <w:fldChar w:fldCharType="begin"/>
      </w:r>
      <w:r w:rsidRPr="008D410A">
        <w:rPr>
          <w:i/>
          <w:iCs/>
          <w:sz w:val="18"/>
          <w:szCs w:val="18"/>
        </w:rPr>
        <w:instrText xml:space="preserve"> STYLEREF 1 \s </w:instrText>
      </w:r>
      <w:r w:rsidRPr="008D410A">
        <w:rPr>
          <w:i/>
          <w:iCs/>
          <w:sz w:val="18"/>
          <w:szCs w:val="18"/>
        </w:rPr>
        <w:fldChar w:fldCharType="separate"/>
      </w:r>
      <w:r w:rsidR="006439E2">
        <w:rPr>
          <w:i/>
          <w:iCs/>
          <w:noProof/>
          <w:sz w:val="18"/>
          <w:szCs w:val="18"/>
        </w:rPr>
        <w:t>2</w:t>
      </w:r>
      <w:r w:rsidRPr="008D410A">
        <w:rPr>
          <w:i/>
          <w:iCs/>
          <w:noProof/>
          <w:sz w:val="18"/>
          <w:szCs w:val="18"/>
        </w:rPr>
        <w:fldChar w:fldCharType="end"/>
      </w:r>
      <w:r w:rsidRPr="008D410A">
        <w:rPr>
          <w:i/>
          <w:iCs/>
          <w:sz w:val="18"/>
          <w:szCs w:val="18"/>
        </w:rPr>
        <w:t>.</w:t>
      </w:r>
      <w:r w:rsidRPr="008D410A">
        <w:rPr>
          <w:i/>
          <w:iCs/>
          <w:sz w:val="18"/>
          <w:szCs w:val="18"/>
        </w:rPr>
        <w:fldChar w:fldCharType="begin"/>
      </w:r>
      <w:r w:rsidRPr="008D410A">
        <w:rPr>
          <w:i/>
          <w:iCs/>
          <w:sz w:val="18"/>
          <w:szCs w:val="18"/>
        </w:rPr>
        <w:instrText xml:space="preserve"> SEQ Figure \* ARABIC \s 1 </w:instrText>
      </w:r>
      <w:r w:rsidRPr="008D410A">
        <w:rPr>
          <w:i/>
          <w:iCs/>
          <w:sz w:val="18"/>
          <w:szCs w:val="18"/>
        </w:rPr>
        <w:fldChar w:fldCharType="separate"/>
      </w:r>
      <w:r w:rsidR="006439E2">
        <w:rPr>
          <w:i/>
          <w:iCs/>
          <w:noProof/>
          <w:sz w:val="18"/>
          <w:szCs w:val="18"/>
        </w:rPr>
        <w:t>2</w:t>
      </w:r>
      <w:r w:rsidRPr="008D410A">
        <w:rPr>
          <w:i/>
          <w:iCs/>
          <w:noProof/>
          <w:sz w:val="18"/>
          <w:szCs w:val="18"/>
        </w:rPr>
        <w:fldChar w:fldCharType="end"/>
      </w:r>
      <w:r w:rsidRPr="008D410A">
        <w:rPr>
          <w:i/>
          <w:iCs/>
          <w:sz w:val="18"/>
          <w:szCs w:val="18"/>
        </w:rPr>
        <w:t xml:space="preserve"> Partial least-squares regression with a quadratic inner relation. Compare to </w:t>
      </w:r>
      <w:r w:rsidRPr="008D410A">
        <w:rPr>
          <w:i/>
          <w:iCs/>
          <w:sz w:val="18"/>
          <w:szCs w:val="18"/>
        </w:rPr>
        <w:fldChar w:fldCharType="begin"/>
      </w:r>
      <w:r w:rsidRPr="008D410A">
        <w:rPr>
          <w:i/>
          <w:iCs/>
          <w:sz w:val="18"/>
          <w:szCs w:val="18"/>
        </w:rPr>
        <w:instrText xml:space="preserve"> REF _Ref440545003 \h </w:instrText>
      </w:r>
      <w:r w:rsidRPr="008D410A">
        <w:rPr>
          <w:i/>
          <w:iCs/>
          <w:sz w:val="18"/>
          <w:szCs w:val="18"/>
        </w:rPr>
      </w:r>
      <w:r w:rsidRPr="008D410A">
        <w:rPr>
          <w:i/>
          <w:iCs/>
          <w:sz w:val="18"/>
          <w:szCs w:val="18"/>
        </w:rPr>
        <w:fldChar w:fldCharType="separate"/>
      </w:r>
      <w:r w:rsidR="006439E2">
        <w:t xml:space="preserve">Figure </w:t>
      </w:r>
      <w:r w:rsidR="006439E2">
        <w:rPr>
          <w:noProof/>
        </w:rPr>
        <w:t>2</w:t>
      </w:r>
      <w:r w:rsidR="006439E2">
        <w:t>.</w:t>
      </w:r>
      <w:r w:rsidR="006439E2">
        <w:rPr>
          <w:noProof/>
        </w:rPr>
        <w:t>12</w:t>
      </w:r>
      <w:r w:rsidRPr="008D410A">
        <w:rPr>
          <w:i/>
          <w:iCs/>
          <w:sz w:val="18"/>
          <w:szCs w:val="18"/>
        </w:rPr>
        <w:fldChar w:fldCharType="end"/>
      </w:r>
      <w:r w:rsidRPr="008D410A">
        <w:rPr>
          <w:i/>
          <w:iCs/>
          <w:sz w:val="18"/>
          <w:szCs w:val="18"/>
        </w:rPr>
        <w:t>. Blue points are actual variable values, red points are their projections, green points are their values predicted by the regression model. The vectors w and q are determined through the predictor (A) and response (B) space respectively. Projections onto these vectors (t and u) constitute a one-dimensional recoding of the X and Y variables. The vectors are determined so that the quadratic relationship between t and u is maximised. In this case the quadratic relationship is not a very good fit and these are very similar to those extracted in the linear model (</w:t>
      </w:r>
      <w:r w:rsidRPr="008D410A">
        <w:rPr>
          <w:i/>
          <w:iCs/>
          <w:sz w:val="18"/>
          <w:szCs w:val="18"/>
        </w:rPr>
        <w:fldChar w:fldCharType="begin"/>
      </w:r>
      <w:r w:rsidRPr="008D410A">
        <w:rPr>
          <w:i/>
          <w:iCs/>
          <w:sz w:val="18"/>
          <w:szCs w:val="18"/>
        </w:rPr>
        <w:instrText xml:space="preserve"> REF _Ref440545003 \h </w:instrText>
      </w:r>
      <w:r w:rsidRPr="008D410A">
        <w:rPr>
          <w:i/>
          <w:iCs/>
          <w:sz w:val="18"/>
          <w:szCs w:val="18"/>
        </w:rPr>
      </w:r>
      <w:r w:rsidRPr="008D410A">
        <w:rPr>
          <w:i/>
          <w:iCs/>
          <w:sz w:val="18"/>
          <w:szCs w:val="18"/>
        </w:rPr>
        <w:fldChar w:fldCharType="separate"/>
      </w:r>
      <w:r w:rsidR="006439E2">
        <w:t xml:space="preserve">Figure </w:t>
      </w:r>
      <w:r w:rsidR="006439E2">
        <w:rPr>
          <w:noProof/>
        </w:rPr>
        <w:t>2</w:t>
      </w:r>
      <w:r w:rsidR="006439E2">
        <w:t>.</w:t>
      </w:r>
      <w:r w:rsidR="006439E2">
        <w:rPr>
          <w:noProof/>
        </w:rPr>
        <w:t>12</w:t>
      </w:r>
      <w:r w:rsidRPr="008D410A">
        <w:rPr>
          <w:i/>
          <w:iCs/>
          <w:sz w:val="18"/>
          <w:szCs w:val="18"/>
        </w:rPr>
        <w:fldChar w:fldCharType="end"/>
      </w:r>
      <w:r w:rsidRPr="008D410A">
        <w:rPr>
          <w:i/>
          <w:iCs/>
          <w:sz w:val="18"/>
          <w:szCs w:val="18"/>
        </w:rPr>
        <w:t xml:space="preserve">) t is regressed on u (C) by non-linear least-squares regression (C) to. The predicted Y values are plotted in D. The predicted Y values will always lie along a single vector. </w:t>
      </w:r>
    </w:p>
    <w:p w14:paraId="3D95E05E" w14:textId="77777777" w:rsidR="000B3951" w:rsidRDefault="000B3951" w:rsidP="000B3951">
      <w:pPr>
        <w:spacing w:before="0" w:after="160" w:line="259" w:lineRule="auto"/>
      </w:pPr>
    </w:p>
    <w:p w14:paraId="39CD554F" w14:textId="77777777" w:rsidR="000B3951" w:rsidRDefault="000B3951" w:rsidP="000B3951">
      <w:pPr>
        <w:spacing w:before="0" w:after="160" w:line="259" w:lineRule="auto"/>
        <w:rPr>
          <w:rFonts w:eastAsiaTheme="majorEastAsia" w:cstheme="majorBidi"/>
          <w:b/>
          <w:caps/>
          <w:sz w:val="32"/>
          <w:szCs w:val="26"/>
        </w:rPr>
      </w:pPr>
      <w:r>
        <w:br w:type="page"/>
      </w:r>
    </w:p>
    <w:p w14:paraId="154E8567" w14:textId="77777777" w:rsidR="000B3951" w:rsidRDefault="000B3951" w:rsidP="000B3951">
      <w:pPr>
        <w:pStyle w:val="Heading2"/>
        <w:numPr>
          <w:ilvl w:val="0"/>
          <w:numId w:val="0"/>
        </w:numPr>
        <w:ind w:left="576" w:hanging="576"/>
      </w:pPr>
    </w:p>
    <w:p w14:paraId="006081C2" w14:textId="77777777" w:rsidR="000B3951" w:rsidRPr="00A56E6E" w:rsidRDefault="000B3951" w:rsidP="000B3951">
      <w:pPr>
        <w:pStyle w:val="Heading2"/>
      </w:pPr>
      <w:r>
        <w:t>more detailed study plan</w:t>
      </w:r>
    </w:p>
    <w:p w14:paraId="115EB1F1" w14:textId="77777777" w:rsidR="000B3951" w:rsidRPr="00F2425B" w:rsidRDefault="000B3951" w:rsidP="000B3951">
      <w:pPr>
        <w:pStyle w:val="Heading3"/>
      </w:pPr>
      <w:bookmarkStart w:id="34" w:name="_Ref442364059"/>
      <w:r w:rsidRPr="00F2425B">
        <w:t>Paper One - Craniofacial norms with automatic landmarking protocol.</w:t>
      </w:r>
      <w:bookmarkEnd w:id="34"/>
    </w:p>
    <w:p w14:paraId="78DD2272" w14:textId="52F07B25" w:rsidR="000B3951" w:rsidRPr="00F2425B" w:rsidRDefault="000B3951" w:rsidP="00431E78">
      <w:pPr>
        <w:tabs>
          <w:tab w:val="left" w:pos="8250"/>
        </w:tabs>
        <w:rPr>
          <w:b/>
        </w:rPr>
      </w:pPr>
      <w:r w:rsidRPr="00F2425B">
        <w:rPr>
          <w:b/>
        </w:rPr>
        <w:t>Brief rationale:</w:t>
      </w:r>
      <w:r w:rsidR="00431E78">
        <w:rPr>
          <w:b/>
        </w:rPr>
        <w:tab/>
      </w:r>
    </w:p>
    <w:p w14:paraId="567F6AF3" w14:textId="77777777" w:rsidR="000B3951" w:rsidRPr="00F2425B" w:rsidRDefault="000B3951" w:rsidP="000B3951">
      <w:r w:rsidRPr="00F2425B">
        <w:t xml:space="preserve">Manual anthropometry, either directly on a </w:t>
      </w:r>
      <w:proofErr w:type="gramStart"/>
      <w:r w:rsidRPr="00F2425B">
        <w:t>patient ,</w:t>
      </w:r>
      <w:proofErr w:type="gramEnd"/>
      <w:r w:rsidRPr="00F2425B">
        <w:t xml:space="preserve"> or on an image of the patient is time consuming and prone to inter and intra-operator error. A fully automatic and standardised protocol would alleviate this. Such a protocol exists in the form of a full surface registration (mapping) between some template and other faces. The locations of any landmarks indicated on the template are also defined on any mapped face (see section </w:t>
      </w:r>
      <w:r w:rsidRPr="00F2425B">
        <w:fldChar w:fldCharType="begin"/>
      </w:r>
      <w:r w:rsidRPr="00F2425B">
        <w:instrText xml:space="preserve"> REF _Ref442167700 \r \h </w:instrText>
      </w:r>
      <w:r>
        <w:instrText xml:space="preserve"> \* MERGEFORMAT </w:instrText>
      </w:r>
      <w:r w:rsidRPr="00F2425B">
        <w:fldChar w:fldCharType="separate"/>
      </w:r>
      <w:r w:rsidR="006439E2">
        <w:rPr>
          <w:b/>
          <w:bCs/>
          <w:lang w:val="en-US"/>
        </w:rPr>
        <w:t>Error! Reference source not found.</w:t>
      </w:r>
      <w:r w:rsidRPr="00F2425B">
        <w:fldChar w:fldCharType="end"/>
      </w:r>
      <w:r w:rsidRPr="00F2425B">
        <w:t xml:space="preserve">).  This protocol is limited in its utility as no appropriate craniofacial norms, collected under this protocol exist. It is also not widely used as the implementation of this protocol currently requires considerable specific expertise. </w:t>
      </w:r>
    </w:p>
    <w:p w14:paraId="7136E223" w14:textId="77777777" w:rsidR="000B3951" w:rsidRPr="00F2425B" w:rsidRDefault="000B3951" w:rsidP="000B3951">
      <w:r w:rsidRPr="00F2425B">
        <w:t>This paper describes the automatic landmarking protocol and craniofacial norms and some reliability analyses. Two GUIs, one for performing the surface registration (not mine), and one for processing the scans and computing measurements (mine) are also made available.</w:t>
      </w:r>
    </w:p>
    <w:p w14:paraId="618E4E33" w14:textId="77777777" w:rsidR="000B3951" w:rsidRDefault="000B3951" w:rsidP="000B3951">
      <w:pPr>
        <w:rPr>
          <w:b/>
        </w:rPr>
      </w:pPr>
      <w:r>
        <w:rPr>
          <w:b/>
        </w:rPr>
        <w:t>Analysis</w:t>
      </w:r>
    </w:p>
    <w:p w14:paraId="2B5AF38A" w14:textId="77777777" w:rsidR="000B3951" w:rsidRDefault="000B3951" w:rsidP="000B3951">
      <w:r w:rsidRPr="00F2425B">
        <w:t xml:space="preserve">reliability of mapping of anatomical landmarks determined entirely by reliability of quasi-landmark mapping. </w:t>
      </w:r>
    </w:p>
    <w:p w14:paraId="21617DD8" w14:textId="0C787B21" w:rsidR="00AA792B" w:rsidRPr="00F2425B" w:rsidRDefault="00AA792B" w:rsidP="000B3951">
      <w:r>
        <w:t xml:space="preserve">resistance to dysmorphology – extend vector in face-space – do registration again, determine degree of disagreement between extended vertex locations and after re-mapping. </w:t>
      </w:r>
    </w:p>
    <w:p w14:paraId="5B3DB605" w14:textId="77777777" w:rsidR="000B3951" w:rsidRPr="00F2425B" w:rsidRDefault="000B3951" w:rsidP="000B3951">
      <w:r w:rsidRPr="00F2425B">
        <w:t xml:space="preserve">assess reliability of quasi-landmark mapping for different initial alignments, </w:t>
      </w:r>
      <w:proofErr w:type="gramStart"/>
      <w:r w:rsidRPr="00F2425B">
        <w:t>cleaning  images</w:t>
      </w:r>
      <w:proofErr w:type="gramEnd"/>
      <w:r w:rsidRPr="00F2425B">
        <w:t xml:space="preserve"> (we have some duplicate images)</w:t>
      </w:r>
    </w:p>
    <w:p w14:paraId="697CC331" w14:textId="77777777" w:rsidR="000B3951" w:rsidRPr="00F2425B" w:rsidRDefault="000B3951" w:rsidP="000B3951">
      <w:r w:rsidRPr="00F2425B">
        <w:t xml:space="preserve">compare error of mapping to our own and previous studies intra/inter-operator error </w:t>
      </w:r>
    </w:p>
    <w:p w14:paraId="725925C9" w14:textId="77777777" w:rsidR="000B3951" w:rsidRPr="00F2425B" w:rsidRDefault="000B3951" w:rsidP="000B3951"/>
    <w:p w14:paraId="610B7AF1" w14:textId="77777777" w:rsidR="000B3951" w:rsidRPr="00F2425B" w:rsidRDefault="000B3951" w:rsidP="000B3951">
      <w:pPr>
        <w:pStyle w:val="Heading3"/>
      </w:pPr>
      <w:bookmarkStart w:id="35" w:name="_Ref442364071"/>
      <w:r>
        <w:t>Paper Two - A modularised study of the multivariate craniofacial growth curve (or “taking it all to bits”)</w:t>
      </w:r>
      <w:bookmarkEnd w:id="35"/>
    </w:p>
    <w:p w14:paraId="10785130" w14:textId="77777777" w:rsidR="000B3951" w:rsidRPr="00F2425B" w:rsidRDefault="000B3951" w:rsidP="000B3951">
      <w:pPr>
        <w:rPr>
          <w:b/>
        </w:rPr>
      </w:pPr>
      <w:proofErr w:type="spellStart"/>
      <w:r w:rsidRPr="00F2425B">
        <w:rPr>
          <w:b/>
        </w:rPr>
        <w:t>Bruef</w:t>
      </w:r>
      <w:proofErr w:type="spellEnd"/>
      <w:r w:rsidRPr="00F2425B">
        <w:rPr>
          <w:b/>
        </w:rPr>
        <w:t xml:space="preserve"> rationale:</w:t>
      </w:r>
    </w:p>
    <w:p w14:paraId="72CF458C" w14:textId="77777777" w:rsidR="000B3951" w:rsidRPr="00F2425B" w:rsidRDefault="000B3951" w:rsidP="000B3951">
      <w:r w:rsidRPr="00F2425B">
        <w:t>Appropriate</w:t>
      </w:r>
      <w:r>
        <w:t xml:space="preserve"> regression-based</w:t>
      </w:r>
      <w:r w:rsidRPr="00F2425B">
        <w:t xml:space="preserve"> ontogenetic trajectories through shape-space, in general provide a means of establishing abnormal growth rate and growth direction </w:t>
      </w:r>
      <w:proofErr w:type="gramStart"/>
      <w:r w:rsidRPr="00F2425B">
        <w:t>The</w:t>
      </w:r>
      <w:proofErr w:type="gramEnd"/>
      <w:r w:rsidRPr="00F2425B">
        <w:t xml:space="preserve"> applicability of a model and assessments based on that model may be limited to a particular domain (domain here refers to a particular age/range and/or module).</w:t>
      </w:r>
    </w:p>
    <w:p w14:paraId="14AC0505" w14:textId="77777777" w:rsidR="000B3951" w:rsidRPr="00F2425B" w:rsidRDefault="000B3951" w:rsidP="000B3951">
      <w:r w:rsidRPr="00F2425B">
        <w:lastRenderedPageBreak/>
        <w:t xml:space="preserve">PLS is a powerful regression method, applicable to establishing ontogenetic trajectories in shape-space. Growth is non-linear in two aspects – growth-rate and growth-direction (see section </w:t>
      </w:r>
      <w:r w:rsidRPr="00F2425B">
        <w:fldChar w:fldCharType="begin"/>
      </w:r>
      <w:r w:rsidRPr="00F2425B">
        <w:instrText xml:space="preserve"> REF _Ref442168977 \r \h </w:instrText>
      </w:r>
      <w:r>
        <w:instrText xml:space="preserve"> \* MERGEFORMAT </w:instrText>
      </w:r>
      <w:r w:rsidRPr="00F2425B">
        <w:fldChar w:fldCharType="separate"/>
      </w:r>
      <w:r w:rsidR="006439E2">
        <w:rPr>
          <w:b/>
          <w:bCs/>
          <w:lang w:val="en-US"/>
        </w:rPr>
        <w:t>Error! Reference source not found.</w:t>
      </w:r>
      <w:r w:rsidRPr="00F2425B">
        <w:fldChar w:fldCharType="end"/>
      </w:r>
      <w:r w:rsidRPr="00F2425B">
        <w:t>.), it is also modular in that the nature of these non-linearities may differ for different regions of the face.</w:t>
      </w:r>
    </w:p>
    <w:p w14:paraId="26495FB8" w14:textId="77777777" w:rsidR="000B3951" w:rsidRDefault="000B3951" w:rsidP="000B3951">
      <w:r w:rsidRPr="00F2425B">
        <w:t>The standard linear PLS model is l</w:t>
      </w:r>
      <w:r>
        <w:t>inear in both aspects. O</w:t>
      </w:r>
      <w:r w:rsidRPr="00F2425B">
        <w:t>ver a limited domain a linear PLS may be adequate to characterise growth</w:t>
      </w:r>
      <w:r>
        <w:t xml:space="preserve">. The domain may be extended by using </w:t>
      </w:r>
      <w:r w:rsidRPr="00F2425B">
        <w:t>PLS with a non-linear inner relation</w:t>
      </w:r>
      <w:r>
        <w:t xml:space="preserve"> which</w:t>
      </w:r>
      <w:r w:rsidRPr="00F2425B">
        <w:t xml:space="preserve"> can model non-linearities in growth rate along a single growth vector.</w:t>
      </w:r>
    </w:p>
    <w:p w14:paraId="67E9D395" w14:textId="77777777" w:rsidR="000B3951" w:rsidRDefault="000B3951" w:rsidP="000B3951">
      <w:r>
        <w:t xml:space="preserve">Here we use PLS to establish a continuous approximation of growth-rate and of changes in growth direction. throughout ontogeny, for different modules of the face. The purpose is to identify the domains over which different classes of PLS models are appropriate. </w:t>
      </w:r>
    </w:p>
    <w:p w14:paraId="1066EEBF" w14:textId="77777777" w:rsidR="000B3951" w:rsidRPr="00F2425B" w:rsidRDefault="000B3951" w:rsidP="000B3951">
      <w:pPr>
        <w:rPr>
          <w:b/>
        </w:rPr>
      </w:pPr>
      <w:r w:rsidRPr="00F2425B">
        <w:rPr>
          <w:b/>
        </w:rPr>
        <w:t>Analysis</w:t>
      </w:r>
    </w:p>
    <w:p w14:paraId="57E1D347" w14:textId="77777777" w:rsidR="000B3951" w:rsidRDefault="000B3951" w:rsidP="000B3951">
      <w:r w:rsidRPr="00F2425B">
        <w:t>The point here is to identify abrupt changes in growth-rate and growth direction</w:t>
      </w:r>
      <w:r>
        <w:t>.</w:t>
      </w:r>
      <w:r w:rsidRPr="00F2425B">
        <w:t xml:space="preserve"> It is really a pattern finding exercise more than an experiment</w:t>
      </w:r>
      <w:r>
        <w:t>.</w:t>
      </w:r>
    </w:p>
    <w:p w14:paraId="0D7325FC" w14:textId="77777777" w:rsidR="000B3951" w:rsidRPr="00677134" w:rsidRDefault="000B3951" w:rsidP="000B3951">
      <w:pPr>
        <w:rPr>
          <w:b/>
          <w:u w:val="single"/>
        </w:rPr>
      </w:pPr>
      <w:r w:rsidRPr="00677134">
        <w:rPr>
          <w:b/>
          <w:u w:val="single"/>
        </w:rPr>
        <w:t>Continuous approximation of growth-rate</w:t>
      </w:r>
    </w:p>
    <w:p w14:paraId="1584EA33" w14:textId="77777777" w:rsidR="000B3951" w:rsidRPr="00F2425B" w:rsidRDefault="000B3951" w:rsidP="000B3951">
      <w:r w:rsidRPr="00F2425B">
        <w:t xml:space="preserve">Using a kernel of some age-range around a given age (+/- 1 year), estimate growth-rate for that point as the coefficient </w:t>
      </w:r>
      <w:r w:rsidRPr="00F2425B">
        <w:rPr>
          <w:i/>
        </w:rPr>
        <w:t>b</w:t>
      </w:r>
      <w:r w:rsidRPr="00F2425B">
        <w:t xml:space="preserve"> of the inner relation of a linear PLS. This is an estimate of the slope of the tangent to the multidimensional growth-curve at that point. This will define a continuous bivariate curve (</w:t>
      </w:r>
      <w:r w:rsidRPr="00F2425B">
        <w:rPr>
          <w:i/>
        </w:rPr>
        <w:t xml:space="preserve">b </w:t>
      </w:r>
      <w:r w:rsidRPr="00F2425B">
        <w:t>v age) in which abrupt changes should be evident</w:t>
      </w:r>
    </w:p>
    <w:p w14:paraId="27195C1A" w14:textId="77777777" w:rsidR="000B3951" w:rsidRPr="00B7197B" w:rsidRDefault="000B3951" w:rsidP="000B3951">
      <w:pPr>
        <w:rPr>
          <w:b/>
          <w:u w:val="single"/>
        </w:rPr>
      </w:pPr>
      <w:r w:rsidRPr="00677134">
        <w:rPr>
          <w:b/>
          <w:u w:val="single"/>
        </w:rPr>
        <w:t xml:space="preserve">Continuous approximation of </w:t>
      </w:r>
      <w:r>
        <w:rPr>
          <w:b/>
          <w:u w:val="single"/>
        </w:rPr>
        <w:t>change in growth direction</w:t>
      </w:r>
    </w:p>
    <w:p w14:paraId="12EF266B" w14:textId="77777777" w:rsidR="000B3951" w:rsidRPr="00F2425B" w:rsidRDefault="000B3951" w:rsidP="000B3951">
      <w:r w:rsidRPr="00F2425B">
        <w:t xml:space="preserve">Using two kernels around an age (one above, one below) fit linear PLS for both kernels and the angle (θ) between the growth vectors </w:t>
      </w:r>
      <w:r w:rsidRPr="00F2425B">
        <w:rPr>
          <w:i/>
        </w:rPr>
        <w:t>q</w:t>
      </w:r>
      <w:r w:rsidRPr="00F2425B">
        <w:t xml:space="preserve">. Plot curve (θ v age). we are looking for spikes that indicate abrupt changes in direction. </w:t>
      </w:r>
    </w:p>
    <w:p w14:paraId="7BA18998" w14:textId="77777777" w:rsidR="000B3951" w:rsidRPr="00F2425B" w:rsidRDefault="000B3951" w:rsidP="000B3951"/>
    <w:p w14:paraId="7F288B4B" w14:textId="77777777" w:rsidR="000B3951" w:rsidRPr="00F2425B" w:rsidRDefault="000B3951" w:rsidP="000B3951">
      <w:r w:rsidRPr="00F2425B">
        <w:t xml:space="preserve">For 1 and 2 </w:t>
      </w:r>
      <w:proofErr w:type="gramStart"/>
      <w:r w:rsidRPr="00F2425B">
        <w:t>experiment</w:t>
      </w:r>
      <w:proofErr w:type="gramEnd"/>
      <w:r w:rsidRPr="00F2425B">
        <w:t xml:space="preserve"> with kernel sizes.</w:t>
      </w:r>
    </w:p>
    <w:p w14:paraId="5174BED8" w14:textId="77777777" w:rsidR="000B3951" w:rsidRPr="00F2425B" w:rsidRDefault="000B3951" w:rsidP="000B3951">
      <w:r w:rsidRPr="00F2425B">
        <w:t xml:space="preserve">Compare with known information (check we aren’t doing anything really stupid). </w:t>
      </w:r>
    </w:p>
    <w:p w14:paraId="06CA5564" w14:textId="77777777" w:rsidR="000B3951" w:rsidRPr="00B7197B" w:rsidRDefault="000B3951" w:rsidP="000B3951">
      <w:pPr>
        <w:rPr>
          <w:b/>
        </w:rPr>
      </w:pPr>
      <w:r w:rsidRPr="00B7197B">
        <w:rPr>
          <w:b/>
        </w:rPr>
        <w:t>How you might interpret such information</w:t>
      </w:r>
    </w:p>
    <w:p w14:paraId="1B3A868B" w14:textId="77777777" w:rsidR="000B3951" w:rsidRDefault="000B3951" w:rsidP="000B3951">
      <w:pPr>
        <w:spacing w:before="0"/>
      </w:pPr>
      <w:r w:rsidRPr="00F2425B">
        <w:t>Domains over which linear PLS is appropriate display:</w:t>
      </w:r>
    </w:p>
    <w:p w14:paraId="2F48323A" w14:textId="77777777" w:rsidR="000B3951" w:rsidRPr="00F2425B" w:rsidRDefault="000B3951" w:rsidP="000B3951">
      <w:pPr>
        <w:pStyle w:val="ListParagraph"/>
        <w:numPr>
          <w:ilvl w:val="0"/>
          <w:numId w:val="20"/>
        </w:numPr>
        <w:spacing w:before="0"/>
      </w:pPr>
      <w:r w:rsidRPr="00F2425B">
        <w:t xml:space="preserve">constant </w:t>
      </w:r>
      <w:r w:rsidRPr="00B7197B">
        <w:rPr>
          <w:i/>
        </w:rPr>
        <w:t>b</w:t>
      </w:r>
      <w:r w:rsidRPr="00F2425B">
        <w:t xml:space="preserve"> over the domain</w:t>
      </w:r>
    </w:p>
    <w:p w14:paraId="7FBBA997" w14:textId="77777777" w:rsidR="000B3951" w:rsidRPr="00F2425B" w:rsidRDefault="000B3951" w:rsidP="000B3951">
      <w:pPr>
        <w:pStyle w:val="ListParagraph"/>
        <w:numPr>
          <w:ilvl w:val="0"/>
          <w:numId w:val="20"/>
        </w:numPr>
        <w:spacing w:before="0"/>
      </w:pPr>
      <w:r w:rsidRPr="00F2425B">
        <w:t>θ close to zero over the domain</w:t>
      </w:r>
    </w:p>
    <w:p w14:paraId="5D6613D8" w14:textId="77777777" w:rsidR="000B3951" w:rsidRDefault="000B3951" w:rsidP="000B3951">
      <w:pPr>
        <w:spacing w:before="0"/>
      </w:pPr>
    </w:p>
    <w:p w14:paraId="30142767" w14:textId="77777777" w:rsidR="000B3951" w:rsidRPr="00F2425B" w:rsidRDefault="000B3951" w:rsidP="000B3951">
      <w:pPr>
        <w:spacing w:before="0"/>
      </w:pPr>
      <w:r w:rsidRPr="00F2425B">
        <w:t>Domains over which spline PLS is appropriate display:</w:t>
      </w:r>
    </w:p>
    <w:p w14:paraId="10385D68" w14:textId="77777777" w:rsidR="000B3951" w:rsidRDefault="000B3951" w:rsidP="000B3951">
      <w:pPr>
        <w:pStyle w:val="ListParagraph"/>
        <w:numPr>
          <w:ilvl w:val="0"/>
          <w:numId w:val="21"/>
        </w:numPr>
        <w:spacing w:before="0"/>
      </w:pPr>
      <w:r w:rsidRPr="00F2425B">
        <w:t>θ close to zero over the domain.</w:t>
      </w:r>
    </w:p>
    <w:p w14:paraId="5D642117" w14:textId="77777777" w:rsidR="000B3951" w:rsidRPr="00F2425B" w:rsidRDefault="000B3951" w:rsidP="000B3951">
      <w:pPr>
        <w:spacing w:before="0"/>
      </w:pPr>
    </w:p>
    <w:p w14:paraId="6556660A" w14:textId="77777777" w:rsidR="000B3951" w:rsidRPr="00F2425B" w:rsidRDefault="000B3951" w:rsidP="000B3951">
      <w:pPr>
        <w:spacing w:before="0"/>
      </w:pPr>
      <w:r w:rsidRPr="00F2425B">
        <w:lastRenderedPageBreak/>
        <w:t>Modules may be considered non-modular over the domain (</w:t>
      </w:r>
      <w:proofErr w:type="spellStart"/>
      <w:r w:rsidRPr="00F2425B">
        <w:t>i.e</w:t>
      </w:r>
      <w:proofErr w:type="spellEnd"/>
      <w:r w:rsidRPr="00F2425B">
        <w:t xml:space="preserve"> their growth may modelled </w:t>
      </w:r>
      <w:proofErr w:type="gramStart"/>
      <w:r w:rsidRPr="00F2425B">
        <w:t>together )if</w:t>
      </w:r>
      <w:proofErr w:type="gramEnd"/>
      <w:r w:rsidRPr="00F2425B">
        <w:t xml:space="preserve"> both display:</w:t>
      </w:r>
    </w:p>
    <w:p w14:paraId="3E95830C" w14:textId="77777777" w:rsidR="000B3951" w:rsidRPr="00F2425B" w:rsidRDefault="000B3951" w:rsidP="000B3951">
      <w:pPr>
        <w:pStyle w:val="ListParagraph"/>
        <w:numPr>
          <w:ilvl w:val="0"/>
          <w:numId w:val="22"/>
        </w:numPr>
        <w:spacing w:before="0"/>
      </w:pPr>
      <w:r w:rsidRPr="00F2425B">
        <w:t>θ close to zero over the domain.</w:t>
      </w:r>
    </w:p>
    <w:p w14:paraId="08D12F0A" w14:textId="77777777" w:rsidR="000B3951" w:rsidRPr="00B7197B" w:rsidRDefault="000B3951" w:rsidP="000B3951">
      <w:pPr>
        <w:pStyle w:val="ListParagraph"/>
        <w:numPr>
          <w:ilvl w:val="0"/>
          <w:numId w:val="22"/>
        </w:numPr>
        <w:spacing w:before="0"/>
        <w:rPr>
          <w:highlight w:val="yellow"/>
        </w:rPr>
      </w:pPr>
      <w:r w:rsidRPr="00B7197B">
        <w:rPr>
          <w:highlight w:val="yellow"/>
        </w:rPr>
        <w:t xml:space="preserve">both show similar fluctuations (or lack thereof) in </w:t>
      </w:r>
      <w:r w:rsidRPr="00B7197B">
        <w:rPr>
          <w:i/>
          <w:highlight w:val="yellow"/>
        </w:rPr>
        <w:t>b</w:t>
      </w:r>
      <w:r w:rsidRPr="00B7197B">
        <w:rPr>
          <w:highlight w:val="yellow"/>
        </w:rPr>
        <w:t xml:space="preserve">.  That is the curves of </w:t>
      </w:r>
      <w:proofErr w:type="gramStart"/>
      <w:r w:rsidRPr="00B7197B">
        <w:rPr>
          <w:highlight w:val="yellow"/>
        </w:rPr>
        <w:t xml:space="preserve">( </w:t>
      </w:r>
      <w:r w:rsidRPr="00B7197B">
        <w:rPr>
          <w:i/>
          <w:highlight w:val="yellow"/>
        </w:rPr>
        <w:t>b</w:t>
      </w:r>
      <w:proofErr w:type="gramEnd"/>
      <w:r w:rsidRPr="00B7197B">
        <w:rPr>
          <w:i/>
          <w:highlight w:val="yellow"/>
        </w:rPr>
        <w:t xml:space="preserve"> v age</w:t>
      </w:r>
      <w:r w:rsidRPr="00B7197B">
        <w:rPr>
          <w:highlight w:val="yellow"/>
        </w:rPr>
        <w:t xml:space="preserve">) need to be similar shape, magnitude of b is irrelevant to this criteria. </w:t>
      </w:r>
    </w:p>
    <w:p w14:paraId="5C0657A4" w14:textId="77777777" w:rsidR="000B3951" w:rsidRDefault="000B3951" w:rsidP="000B3951">
      <w:pPr>
        <w:spacing w:before="0"/>
        <w:rPr>
          <w:i/>
        </w:rPr>
      </w:pPr>
    </w:p>
    <w:p w14:paraId="7A5D1394" w14:textId="77777777" w:rsidR="000B3951" w:rsidRDefault="000B3951" w:rsidP="000B3951">
      <w:r w:rsidRPr="003F0FED">
        <w:rPr>
          <w:highlight w:val="yellow"/>
        </w:rPr>
        <w:t>The applicable domains may be extended by some solution to the modularity problem</w:t>
      </w:r>
      <w:r>
        <w:rPr>
          <w:highlight w:val="yellow"/>
        </w:rPr>
        <w:t>. I have no idea of what it might be</w:t>
      </w:r>
      <w:r w:rsidRPr="003F0FED">
        <w:rPr>
          <w:highlight w:val="yellow"/>
        </w:rPr>
        <w:t>.</w:t>
      </w:r>
    </w:p>
    <w:p w14:paraId="5FC50F46" w14:textId="77777777" w:rsidR="000B3951" w:rsidRPr="007F0D59" w:rsidRDefault="000B3951" w:rsidP="000B3951">
      <w:pPr>
        <w:spacing w:before="0"/>
        <w:rPr>
          <w:i/>
        </w:rPr>
      </w:pPr>
    </w:p>
    <w:p w14:paraId="25E7C9AC" w14:textId="77777777" w:rsidR="000B3951" w:rsidRDefault="000B3951" w:rsidP="000B3951">
      <w:pPr>
        <w:pStyle w:val="Heading3"/>
      </w:pPr>
      <w:r>
        <w:t>Paper 3 – Piecewise approximations of the multidimensional growth curve throughout ontogeny (or “putting it back together”).</w:t>
      </w:r>
    </w:p>
    <w:p w14:paraId="48308BC6" w14:textId="77777777" w:rsidR="000B3951" w:rsidRDefault="000B3951" w:rsidP="000B3951">
      <w:r>
        <w:t xml:space="preserve">Growth is non-linear in two aspects, growth rate and growth direction. A “normal” growth trajectory can be approximated in a piecewise manner, either as a continuous mean or as a collection of regression models, each which is applicable over a limited domain (of ages or modules). </w:t>
      </w:r>
    </w:p>
    <w:p w14:paraId="096EFEEE" w14:textId="77777777" w:rsidR="000B3951" w:rsidRDefault="000B3951" w:rsidP="000B3951">
      <w:r>
        <w:t xml:space="preserve">The stability and (if sufficient longitudinal data is available) accuracy of prediction can be compared between a continuous mean approximation and </w:t>
      </w:r>
      <w:proofErr w:type="spellStart"/>
      <w:r>
        <w:t>peicewise</w:t>
      </w:r>
      <w:proofErr w:type="spellEnd"/>
      <w:r>
        <w:t xml:space="preserve"> PLS models over appropriate (based on Paper 2 results). </w:t>
      </w:r>
    </w:p>
    <w:p w14:paraId="13BE05A8" w14:textId="77777777" w:rsidR="000B3951" w:rsidRDefault="000B3951" w:rsidP="00624F77">
      <w:pPr>
        <w:rPr>
          <w:b/>
          <w:u w:val="single"/>
        </w:rPr>
      </w:pPr>
    </w:p>
    <w:p w14:paraId="07A6E982" w14:textId="4E17E513" w:rsidR="007A3C46" w:rsidRDefault="007A3C46" w:rsidP="003E6CD1">
      <w:pPr>
        <w:pStyle w:val="Heading3"/>
      </w:pPr>
      <w:r w:rsidRPr="007A3C46">
        <w:t>Tying it all together</w:t>
      </w:r>
      <w:r>
        <w:br/>
      </w:r>
    </w:p>
    <w:p w14:paraId="05BBDB47" w14:textId="65AFB766" w:rsidR="007A3C46" w:rsidRDefault="007A3C46" w:rsidP="00624F77">
      <w:r>
        <w:t>I am a bit concerned that, at first face, paper 1 does not fit with paper 2 and paper 3 as a coherent body of work. Since this is the thing that people are most likely to actually use, it obviously needs to be here.</w:t>
      </w:r>
    </w:p>
    <w:p w14:paraId="012AE56A" w14:textId="3B8DD6F1" w:rsidR="007A3C46" w:rsidRDefault="007A3C46" w:rsidP="00624F77">
      <w:r>
        <w:t>Some (slightly hacky) ways of tying it all together as a thesis might be:</w:t>
      </w:r>
    </w:p>
    <w:p w14:paraId="211B9E1F" w14:textId="2F4127DB" w:rsidR="007A3C46" w:rsidRPr="007A3C46" w:rsidRDefault="007A3C46" w:rsidP="007A3C46">
      <w:pPr>
        <w:pStyle w:val="ListParagraph"/>
        <w:numPr>
          <w:ilvl w:val="0"/>
          <w:numId w:val="19"/>
        </w:numPr>
      </w:pPr>
      <w:r>
        <w:t xml:space="preserve">Frame paper 1 as methods development and replicate some the analyses in Paper 2 and Paper 3 on sparse configurations of landmarks acquired using the automatic landmarking protocol. This may be a good idea anyway to compare regression models with </w:t>
      </w:r>
      <w:proofErr w:type="spellStart"/>
      <w:r>
        <w:t>iunderstood</w:t>
      </w:r>
      <w:proofErr w:type="spellEnd"/>
      <w:r>
        <w:t xml:space="preserve"> changes in </w:t>
      </w:r>
      <w:proofErr w:type="spellStart"/>
      <w:r>
        <w:t>interlandmark</w:t>
      </w:r>
      <w:proofErr w:type="spellEnd"/>
      <w:r>
        <w:t xml:space="preserve"> measurements over growth.</w:t>
      </w:r>
    </w:p>
    <w:p w14:paraId="0BEC5658" w14:textId="0F6A5AA5" w:rsidR="003E3DCC" w:rsidRDefault="00290766" w:rsidP="00290766">
      <w:pPr>
        <w:pStyle w:val="ListParagraph"/>
        <w:numPr>
          <w:ilvl w:val="0"/>
          <w:numId w:val="19"/>
        </w:numPr>
      </w:pPr>
      <w:r>
        <w:t>I have not thought through exactly how, but it should be possible to frame paper 2 at least as a normative study of growth.</w:t>
      </w:r>
    </w:p>
    <w:p w14:paraId="7FDAFEB5" w14:textId="71A3D4DA" w:rsidR="00290766" w:rsidRDefault="00290766" w:rsidP="00290766">
      <w:pPr>
        <w:pStyle w:val="ListParagraph"/>
        <w:numPr>
          <w:ilvl w:val="0"/>
          <w:numId w:val="19"/>
        </w:numPr>
      </w:pPr>
      <w:r>
        <w:t>Or it is possible that they all loosely fit together anyway under the topic of “</w:t>
      </w:r>
      <w:proofErr w:type="spellStart"/>
      <w:r>
        <w:t>Morphomeytric</w:t>
      </w:r>
      <w:proofErr w:type="spellEnd"/>
      <w:r>
        <w:t xml:space="preserve"> methods for the assessment of normal and abnormal growth”. </w:t>
      </w:r>
    </w:p>
    <w:p w14:paraId="073B4DAA" w14:textId="77777777" w:rsidR="003E3DCC" w:rsidRDefault="003E3DCC" w:rsidP="00624F77"/>
    <w:p w14:paraId="790CCDD3" w14:textId="77777777" w:rsidR="003E3DCC" w:rsidRDefault="003E3DCC" w:rsidP="00624F77"/>
    <w:p w14:paraId="01B43D56" w14:textId="77777777" w:rsidR="001A1511" w:rsidRPr="009704EB" w:rsidRDefault="001A1511" w:rsidP="009704EB"/>
    <w:p w14:paraId="7423FD3B" w14:textId="329DDEEA" w:rsidR="00FE1454" w:rsidRDefault="00FE1454">
      <w:pPr>
        <w:spacing w:before="0" w:after="160" w:line="259" w:lineRule="auto"/>
        <w:rPr>
          <w:lang w:val="en-US"/>
        </w:rPr>
      </w:pPr>
    </w:p>
    <w:p w14:paraId="0DEEDC75" w14:textId="1F8C1EB1" w:rsidR="00FE1454" w:rsidRPr="00FE1454" w:rsidRDefault="00FE1454" w:rsidP="00FE1454">
      <w:pPr>
        <w:spacing w:before="0" w:after="160" w:line="259" w:lineRule="auto"/>
        <w:jc w:val="center"/>
        <w:rPr>
          <w:b/>
          <w:lang w:val="en-US"/>
        </w:rPr>
      </w:pPr>
      <w:r>
        <w:rPr>
          <w:b/>
          <w:lang w:val="en-US"/>
        </w:rPr>
        <w:t>Figures</w:t>
      </w:r>
    </w:p>
    <w:p w14:paraId="4D5014CC" w14:textId="77777777" w:rsidR="00FE1454" w:rsidRPr="00FE1454" w:rsidRDefault="00FE1454" w:rsidP="00FE1454">
      <w:pPr>
        <w:jc w:val="center"/>
        <w:rPr>
          <w:b/>
          <w:lang w:val="en-US"/>
        </w:rPr>
      </w:pPr>
      <w:r w:rsidRPr="00FE1454">
        <w:rPr>
          <w:b/>
          <w:noProof/>
          <w:lang w:eastAsia="en-AU"/>
        </w:rPr>
        <w:drawing>
          <wp:inline distT="0" distB="0" distL="0" distR="0" wp14:anchorId="2A1B1359" wp14:editId="6BC20962">
            <wp:extent cx="7066826" cy="2383722"/>
            <wp:effectExtent l="0" t="1588" r="0" b="0"/>
            <wp:docPr id="12" name="Picture 12" descr="C:\Users\harry.matthews\Documents\Thesis\Ch 1\Figures\3D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ry.matthews\Documents\Thesis\Ch 1\Figures\3D_imag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7089445" cy="2391352"/>
                    </a:xfrm>
                    <a:prstGeom prst="rect">
                      <a:avLst/>
                    </a:prstGeom>
                    <a:noFill/>
                    <a:ln>
                      <a:noFill/>
                    </a:ln>
                  </pic:spPr>
                </pic:pic>
              </a:graphicData>
            </a:graphic>
          </wp:inline>
        </w:drawing>
      </w:r>
    </w:p>
    <w:p w14:paraId="143AAD67" w14:textId="397312F8" w:rsidR="00FE1454" w:rsidRPr="00FE1454" w:rsidRDefault="00FE1454" w:rsidP="00FE1454">
      <w:pPr>
        <w:spacing w:before="0" w:after="200"/>
        <w:rPr>
          <w:i/>
          <w:iCs/>
          <w:sz w:val="18"/>
          <w:szCs w:val="18"/>
        </w:rPr>
      </w:pPr>
      <w:bookmarkStart w:id="36" w:name="_Ref433204507"/>
      <w:r w:rsidRPr="00FE1454">
        <w:rPr>
          <w:i/>
          <w:iCs/>
          <w:sz w:val="18"/>
          <w:szCs w:val="18"/>
        </w:rPr>
        <w:t xml:space="preserve">Figure </w:t>
      </w:r>
      <w:r w:rsidR="0076447A">
        <w:rPr>
          <w:i/>
          <w:iCs/>
          <w:sz w:val="18"/>
          <w:szCs w:val="18"/>
        </w:rPr>
        <w:fldChar w:fldCharType="begin"/>
      </w:r>
      <w:r w:rsidR="0076447A">
        <w:rPr>
          <w:i/>
          <w:iCs/>
          <w:sz w:val="18"/>
          <w:szCs w:val="18"/>
        </w:rPr>
        <w:instrText xml:space="preserve"> STYLEREF 1 \s </w:instrText>
      </w:r>
      <w:r w:rsidR="0076447A">
        <w:rPr>
          <w:i/>
          <w:iCs/>
          <w:sz w:val="18"/>
          <w:szCs w:val="18"/>
        </w:rPr>
        <w:fldChar w:fldCharType="separate"/>
      </w:r>
      <w:r w:rsidR="006439E2">
        <w:rPr>
          <w:i/>
          <w:iCs/>
          <w:noProof/>
          <w:sz w:val="18"/>
          <w:szCs w:val="18"/>
        </w:rPr>
        <w:t>2</w:t>
      </w:r>
      <w:r w:rsidR="0076447A">
        <w:rPr>
          <w:i/>
          <w:iCs/>
          <w:sz w:val="18"/>
          <w:szCs w:val="18"/>
        </w:rPr>
        <w:fldChar w:fldCharType="end"/>
      </w:r>
      <w:r w:rsidR="0076447A">
        <w:rPr>
          <w:i/>
          <w:iCs/>
          <w:sz w:val="18"/>
          <w:szCs w:val="18"/>
        </w:rPr>
        <w:t>.</w:t>
      </w:r>
      <w:r w:rsidR="0076447A">
        <w:rPr>
          <w:i/>
          <w:iCs/>
          <w:sz w:val="18"/>
          <w:szCs w:val="18"/>
        </w:rPr>
        <w:fldChar w:fldCharType="begin"/>
      </w:r>
      <w:r w:rsidR="0076447A">
        <w:rPr>
          <w:i/>
          <w:iCs/>
          <w:sz w:val="18"/>
          <w:szCs w:val="18"/>
        </w:rPr>
        <w:instrText xml:space="preserve"> SEQ Figure \* ARABIC \s 1 </w:instrText>
      </w:r>
      <w:r w:rsidR="0076447A">
        <w:rPr>
          <w:i/>
          <w:iCs/>
          <w:sz w:val="18"/>
          <w:szCs w:val="18"/>
        </w:rPr>
        <w:fldChar w:fldCharType="separate"/>
      </w:r>
      <w:r w:rsidR="006439E2">
        <w:rPr>
          <w:i/>
          <w:iCs/>
          <w:noProof/>
          <w:sz w:val="18"/>
          <w:szCs w:val="18"/>
        </w:rPr>
        <w:t>3</w:t>
      </w:r>
      <w:r w:rsidR="0076447A">
        <w:rPr>
          <w:i/>
          <w:iCs/>
          <w:sz w:val="18"/>
          <w:szCs w:val="18"/>
        </w:rPr>
        <w:fldChar w:fldCharType="end"/>
      </w:r>
      <w:bookmarkEnd w:id="36"/>
      <w:r w:rsidRPr="00FE1454">
        <w:rPr>
          <w:i/>
          <w:iCs/>
          <w:sz w:val="18"/>
          <w:szCs w:val="18"/>
        </w:rPr>
        <w:t xml:space="preserve">.  In a 3D image the surface is defined by a set of points. These points are triangulated to form a representation of the surface as an irregular polygon or “mesh”. </w:t>
      </w:r>
    </w:p>
    <w:p w14:paraId="4AB2305D" w14:textId="77777777" w:rsidR="00FE1454" w:rsidRPr="009A7EA4" w:rsidRDefault="00FE1454" w:rsidP="009A7EA4">
      <w:pPr>
        <w:rPr>
          <w:lang w:val="en-US"/>
        </w:rPr>
      </w:pPr>
    </w:p>
    <w:p w14:paraId="28E43C58" w14:textId="22898F31" w:rsidR="00994D88" w:rsidRPr="008E6B6C" w:rsidRDefault="00994D88" w:rsidP="00994D88">
      <w:pPr>
        <w:pStyle w:val="EndNoteBibliography"/>
        <w:spacing w:before="0" w:after="160"/>
      </w:pPr>
    </w:p>
    <w:p w14:paraId="1806A405" w14:textId="77777777" w:rsidR="008E6B6C" w:rsidRPr="008E6B6C" w:rsidRDefault="008E6B6C" w:rsidP="008E6B6C"/>
    <w:p w14:paraId="57D7E830" w14:textId="7BD2D93C" w:rsidR="009A7370" w:rsidRDefault="009A7370" w:rsidP="00DB0F0A"/>
    <w:p w14:paraId="5467420D" w14:textId="77777777" w:rsidR="00B16926" w:rsidRPr="00B16926" w:rsidRDefault="00B16926" w:rsidP="00B16926">
      <w:pPr>
        <w:spacing w:before="0" w:after="200"/>
        <w:rPr>
          <w:i/>
          <w:iCs/>
          <w:sz w:val="18"/>
          <w:szCs w:val="18"/>
        </w:rPr>
      </w:pPr>
      <w:r w:rsidRPr="00B16926">
        <w:rPr>
          <w:i/>
          <w:iCs/>
          <w:noProof/>
          <w:sz w:val="18"/>
          <w:szCs w:val="18"/>
          <w:lang w:eastAsia="en-AU"/>
        </w:rPr>
        <w:drawing>
          <wp:inline distT="0" distB="0" distL="0" distR="0" wp14:anchorId="649F458E" wp14:editId="4D3C42AF">
            <wp:extent cx="5169725" cy="7400925"/>
            <wp:effectExtent l="0" t="0" r="2540" b="5715"/>
            <wp:docPr id="14" name="Picture 14" descr="C:\Users\harry.matthews\Documents\demos\Registration\Registration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ry.matthews\Documents\demos\Registration\Registration_Dem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5365" cy="4617399"/>
                    </a:xfrm>
                    <a:prstGeom prst="rect">
                      <a:avLst/>
                    </a:prstGeom>
                    <a:noFill/>
                    <a:ln>
                      <a:noFill/>
                    </a:ln>
                  </pic:spPr>
                </pic:pic>
              </a:graphicData>
            </a:graphic>
          </wp:inline>
        </w:drawing>
      </w:r>
    </w:p>
    <w:p w14:paraId="185DE177" w14:textId="0F5B81BD" w:rsidR="00FC2F85" w:rsidRDefault="00B16926" w:rsidP="00B16926">
      <w:pPr>
        <w:spacing w:before="0" w:after="200"/>
        <w:rPr>
          <w:i/>
          <w:iCs/>
          <w:sz w:val="18"/>
          <w:szCs w:val="18"/>
        </w:rPr>
      </w:pPr>
      <w:bookmarkStart w:id="37" w:name="_Ref433282455"/>
      <w:r w:rsidRPr="00B16926">
        <w:rPr>
          <w:i/>
          <w:iCs/>
          <w:sz w:val="18"/>
          <w:szCs w:val="18"/>
        </w:rPr>
        <w:t xml:space="preserve">Figure </w:t>
      </w:r>
      <w:r w:rsidR="0076447A">
        <w:rPr>
          <w:i/>
          <w:iCs/>
          <w:sz w:val="18"/>
          <w:szCs w:val="18"/>
        </w:rPr>
        <w:fldChar w:fldCharType="begin"/>
      </w:r>
      <w:r w:rsidR="0076447A">
        <w:rPr>
          <w:i/>
          <w:iCs/>
          <w:sz w:val="18"/>
          <w:szCs w:val="18"/>
        </w:rPr>
        <w:instrText xml:space="preserve"> STYLEREF 1 \s </w:instrText>
      </w:r>
      <w:r w:rsidR="0076447A">
        <w:rPr>
          <w:i/>
          <w:iCs/>
          <w:sz w:val="18"/>
          <w:szCs w:val="18"/>
        </w:rPr>
        <w:fldChar w:fldCharType="separate"/>
      </w:r>
      <w:r w:rsidR="006439E2">
        <w:rPr>
          <w:i/>
          <w:iCs/>
          <w:noProof/>
          <w:sz w:val="18"/>
          <w:szCs w:val="18"/>
        </w:rPr>
        <w:t>2</w:t>
      </w:r>
      <w:r w:rsidR="0076447A">
        <w:rPr>
          <w:i/>
          <w:iCs/>
          <w:sz w:val="18"/>
          <w:szCs w:val="18"/>
        </w:rPr>
        <w:fldChar w:fldCharType="end"/>
      </w:r>
      <w:r w:rsidR="0076447A">
        <w:rPr>
          <w:i/>
          <w:iCs/>
          <w:sz w:val="18"/>
          <w:szCs w:val="18"/>
        </w:rPr>
        <w:t>.</w:t>
      </w:r>
      <w:r w:rsidR="0076447A">
        <w:rPr>
          <w:i/>
          <w:iCs/>
          <w:sz w:val="18"/>
          <w:szCs w:val="18"/>
        </w:rPr>
        <w:fldChar w:fldCharType="begin"/>
      </w:r>
      <w:r w:rsidR="0076447A">
        <w:rPr>
          <w:i/>
          <w:iCs/>
          <w:sz w:val="18"/>
          <w:szCs w:val="18"/>
        </w:rPr>
        <w:instrText xml:space="preserve"> SEQ Figure \* ARABIC \s 1 </w:instrText>
      </w:r>
      <w:r w:rsidR="0076447A">
        <w:rPr>
          <w:i/>
          <w:iCs/>
          <w:sz w:val="18"/>
          <w:szCs w:val="18"/>
        </w:rPr>
        <w:fldChar w:fldCharType="separate"/>
      </w:r>
      <w:r w:rsidR="006439E2">
        <w:rPr>
          <w:i/>
          <w:iCs/>
          <w:noProof/>
          <w:sz w:val="18"/>
          <w:szCs w:val="18"/>
        </w:rPr>
        <w:t>4</w:t>
      </w:r>
      <w:r w:rsidR="0076447A">
        <w:rPr>
          <w:i/>
          <w:iCs/>
          <w:sz w:val="18"/>
          <w:szCs w:val="18"/>
        </w:rPr>
        <w:fldChar w:fldCharType="end"/>
      </w:r>
      <w:bookmarkEnd w:id="37"/>
      <w:r w:rsidRPr="00B16926">
        <w:rPr>
          <w:i/>
          <w:iCs/>
          <w:sz w:val="18"/>
          <w:szCs w:val="18"/>
        </w:rPr>
        <w:t xml:space="preserve"> The top row illustrates a generic facial template (top left) and an example 3D image (top-right). The vertices of each mesh are coloured according to their index (e.g. the deepest blue vertex has an index of one). The vertices of the template are what we refer to as “quasi-landmarks”.  The vertices in a raw 3D image bear no reliable relationship to the anatomy of the face. The template face is warped, or “mapped”  by some algorithm (in this case the non-rigid  registration </w:t>
      </w:r>
      <w:r w:rsidRPr="00B16926">
        <w:rPr>
          <w:i/>
          <w:iCs/>
          <w:sz w:val="18"/>
          <w:szCs w:val="18"/>
        </w:rPr>
        <w:lastRenderedPageBreak/>
        <w:t xml:space="preserve">developed in Claes </w:t>
      </w:r>
      <w:r w:rsidRPr="00B16926">
        <w:rPr>
          <w:i/>
          <w:iCs/>
          <w:sz w:val="18"/>
          <w:szCs w:val="18"/>
        </w:rPr>
        <w:fldChar w:fldCharType="begin"/>
      </w:r>
      <w:r w:rsidR="00AB2A1C">
        <w:rPr>
          <w:i/>
          <w:iCs/>
          <w:sz w:val="18"/>
          <w:szCs w:val="18"/>
        </w:rPr>
        <w:instrText xml:space="preserve"> ADDIN EN.CITE &lt;EndNote&gt;&lt;Cite ExcludeAuth="1"&gt;&lt;Author&gt;Claes&lt;/Author&gt;&lt;Year&gt;2007&lt;/Year&gt;&lt;RecNum&gt;19&lt;/RecNum&gt;&lt;DisplayText&gt;(2007)&lt;/DisplayText&gt;&lt;record&gt;&lt;rec-number&gt;19&lt;/rec-number&gt;&lt;foreign-keys&gt;&lt;key app="EN" db-id="adtx5xw0uarxaaepweyvx0twsvspp0s9f0ep" timestamp="1435191890"&gt;19&lt;/key&gt;&lt;/foreign-keys&gt;&lt;ref-type name="Thesis"&gt;32&lt;/ref-type&gt;&lt;contributors&gt;&lt;authors&gt;&lt;author&gt;Claes, P&lt;/author&gt;&lt;/authors&gt;&lt;/contributors&gt;&lt;titles&gt;&lt;title&gt;A robust statistical surface registration framework using implicit function representations: Application in craniofacial reconstruction&lt;/title&gt;&lt;secondary-title&gt;Faculty of Engineering, KU Leuven&lt;/secondary-title&gt;&lt;/titles&gt;&lt;volume&gt;Doctor of Philosophy&lt;/volume&gt;&lt;number&gt;ISBN 978-90-5682-809-7&lt;/number&gt;&lt;dates&gt;&lt;year&gt;2007&lt;/year&gt;&lt;/dates&gt;&lt;pub-location&gt;Leuven, Belgium&lt;/pub-location&gt;&lt;publisher&gt;KU, Leuven&lt;/publisher&gt;&lt;urls&gt;&lt;/urls&gt;&lt;/record&gt;&lt;/Cite&gt;&lt;/EndNote&gt;</w:instrText>
      </w:r>
      <w:r w:rsidRPr="00B16926">
        <w:rPr>
          <w:i/>
          <w:iCs/>
          <w:sz w:val="18"/>
          <w:szCs w:val="18"/>
        </w:rPr>
        <w:fldChar w:fldCharType="separate"/>
      </w:r>
      <w:r w:rsidR="00AB2A1C">
        <w:rPr>
          <w:i/>
          <w:iCs/>
          <w:noProof/>
          <w:sz w:val="18"/>
          <w:szCs w:val="18"/>
        </w:rPr>
        <w:t>(</w:t>
      </w:r>
      <w:hyperlink w:anchor="_ENREF_28" w:tooltip="Claes, 2007 #19" w:history="1">
        <w:r w:rsidR="00E23A8E">
          <w:rPr>
            <w:i/>
            <w:iCs/>
            <w:noProof/>
            <w:sz w:val="18"/>
            <w:szCs w:val="18"/>
          </w:rPr>
          <w:t>2007</w:t>
        </w:r>
      </w:hyperlink>
      <w:r w:rsidR="00AB2A1C">
        <w:rPr>
          <w:i/>
          <w:iCs/>
          <w:noProof/>
          <w:sz w:val="18"/>
          <w:szCs w:val="18"/>
        </w:rPr>
        <w:t>)</w:t>
      </w:r>
      <w:r w:rsidRPr="00B16926">
        <w:rPr>
          <w:i/>
          <w:iCs/>
          <w:sz w:val="18"/>
          <w:szCs w:val="18"/>
        </w:rPr>
        <w:fldChar w:fldCharType="end"/>
      </w:r>
      <w:r w:rsidRPr="00B16926">
        <w:rPr>
          <w:i/>
          <w:iCs/>
          <w:sz w:val="18"/>
          <w:szCs w:val="18"/>
        </w:rPr>
        <w:t xml:space="preserve">) onto the surface of the image. This establishes the correspondence between the vertices of the template and the surface of the raw image.  </w:t>
      </w:r>
      <w:proofErr w:type="gramStart"/>
      <w:r w:rsidRPr="00B16926">
        <w:rPr>
          <w:i/>
          <w:iCs/>
          <w:sz w:val="18"/>
          <w:szCs w:val="18"/>
        </w:rPr>
        <w:t>Thus</w:t>
      </w:r>
      <w:proofErr w:type="gramEnd"/>
      <w:r w:rsidRPr="00B16926">
        <w:rPr>
          <w:i/>
          <w:iCs/>
          <w:sz w:val="18"/>
          <w:szCs w:val="18"/>
        </w:rPr>
        <w:t xml:space="preserve"> the quasi-landmarks are indicated on the raw image automatically. </w:t>
      </w:r>
    </w:p>
    <w:p w14:paraId="7B9E325F" w14:textId="77777777" w:rsidR="00FC2F85" w:rsidRDefault="00FC2F85">
      <w:pPr>
        <w:spacing w:before="0" w:after="160" w:line="259" w:lineRule="auto"/>
        <w:rPr>
          <w:i/>
          <w:iCs/>
          <w:sz w:val="18"/>
          <w:szCs w:val="18"/>
        </w:rPr>
      </w:pPr>
      <w:r>
        <w:rPr>
          <w:i/>
          <w:iCs/>
          <w:sz w:val="18"/>
          <w:szCs w:val="18"/>
        </w:rPr>
        <w:br w:type="page"/>
      </w:r>
    </w:p>
    <w:p w14:paraId="7EFF6D28" w14:textId="77777777" w:rsidR="00FC2F85" w:rsidRDefault="00FC2F85" w:rsidP="00FC2F85">
      <w:pPr>
        <w:spacing w:before="0" w:after="160" w:line="259" w:lineRule="auto"/>
      </w:pPr>
      <w:r w:rsidRPr="006E4B44">
        <w:rPr>
          <w:noProof/>
          <w:lang w:eastAsia="en-AU"/>
        </w:rPr>
        <w:lastRenderedPageBreak/>
        <w:drawing>
          <wp:inline distT="0" distB="0" distL="0" distR="0" wp14:anchorId="5C64C019" wp14:editId="202A7060">
            <wp:extent cx="5731510" cy="6765297"/>
            <wp:effectExtent l="0" t="0" r="2540" b="0"/>
            <wp:docPr id="1" name="Picture 1" descr="C:\Users\harry.matthews\Documents\Thesis\Ch 1\Figures\Pinnochio_Eff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ry.matthews\Documents\Thesis\Ch 1\Figures\Pinnochio_Effec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765297"/>
                    </a:xfrm>
                    <a:prstGeom prst="rect">
                      <a:avLst/>
                    </a:prstGeom>
                    <a:noFill/>
                    <a:ln>
                      <a:noFill/>
                    </a:ln>
                  </pic:spPr>
                </pic:pic>
              </a:graphicData>
            </a:graphic>
          </wp:inline>
        </w:drawing>
      </w:r>
    </w:p>
    <w:p w14:paraId="280B811B" w14:textId="79611C74" w:rsidR="002522E5" w:rsidRDefault="00FC2F85" w:rsidP="00FC2F85">
      <w:pPr>
        <w:pStyle w:val="Caption"/>
      </w:pPr>
      <w:bookmarkStart w:id="38" w:name="_Ref435082851"/>
      <w:r>
        <w:t xml:space="preserve">Figure </w:t>
      </w:r>
      <w:fldSimple w:instr=" STYLEREF 1 \s ">
        <w:r w:rsidR="006439E2">
          <w:rPr>
            <w:noProof/>
          </w:rPr>
          <w:t>2</w:t>
        </w:r>
      </w:fldSimple>
      <w:r w:rsidR="0076447A">
        <w:t>.</w:t>
      </w:r>
      <w:fldSimple w:instr=" SEQ Figure \* ARABIC \s 1 ">
        <w:r w:rsidR="006439E2">
          <w:rPr>
            <w:noProof/>
          </w:rPr>
          <w:t>5</w:t>
        </w:r>
      </w:fldSimple>
      <w:bookmarkEnd w:id="38"/>
      <w:r>
        <w:t xml:space="preserve"> illustrates Procrustes superimposition and the </w:t>
      </w:r>
      <w:proofErr w:type="spellStart"/>
      <w:r>
        <w:t>Pinnochio</w:t>
      </w:r>
      <w:proofErr w:type="spellEnd"/>
      <w:r>
        <w:t xml:space="preserve"> effect. Here there are two versions of the same face. These are identical except in one (“</w:t>
      </w:r>
      <w:proofErr w:type="spellStart"/>
      <w:r>
        <w:t>Pinnochio</w:t>
      </w:r>
      <w:proofErr w:type="spellEnd"/>
      <w:r>
        <w:t xml:space="preserve"> lying”) the nose is abnormally extended. The middle row shows the standard and robust Procrustes alignments of the two images. In the standard case, the alignment is not accurate in that the identical regions are not perfectly aligned. In the robust cases the alignment of the identical regions is much better. The bottom row illustrates how the abnormality (the large nose) might be characterised in “distance map”. Here each point on the “Lying </w:t>
      </w:r>
      <w:proofErr w:type="spellStart"/>
      <w:r>
        <w:t>Pinnochio</w:t>
      </w:r>
      <w:proofErr w:type="spellEnd"/>
      <w:r>
        <w:t xml:space="preserve">” is colour indexed to the </w:t>
      </w:r>
      <w:commentRangeStart w:id="39"/>
      <w:r>
        <w:t xml:space="preserve">distance between its corresponding point on the “Truthful </w:t>
      </w:r>
      <w:proofErr w:type="spellStart"/>
      <w:r>
        <w:t>Pinnochio</w:t>
      </w:r>
      <w:proofErr w:type="spellEnd"/>
      <w:r>
        <w:t>”.</w:t>
      </w:r>
      <w:commentRangeEnd w:id="39"/>
      <w:r w:rsidR="0040235B">
        <w:rPr>
          <w:rStyle w:val="CommentReference"/>
          <w:i w:val="0"/>
          <w:iCs w:val="0"/>
        </w:rPr>
        <w:commentReference w:id="39"/>
      </w:r>
    </w:p>
    <w:p w14:paraId="1A61E683" w14:textId="77777777" w:rsidR="002522E5" w:rsidRDefault="002522E5">
      <w:pPr>
        <w:spacing w:before="0" w:after="160" w:line="259" w:lineRule="auto"/>
        <w:rPr>
          <w:i/>
          <w:iCs/>
          <w:sz w:val="18"/>
          <w:szCs w:val="18"/>
        </w:rPr>
      </w:pPr>
      <w:r>
        <w:br w:type="page"/>
      </w:r>
    </w:p>
    <w:p w14:paraId="38D4F3DA" w14:textId="77777777" w:rsidR="002522E5" w:rsidRDefault="002522E5" w:rsidP="002522E5">
      <w:pPr>
        <w:spacing w:before="0" w:after="160" w:line="259" w:lineRule="auto"/>
      </w:pPr>
      <w:r w:rsidRPr="002F07C0">
        <w:rPr>
          <w:noProof/>
          <w:lang w:eastAsia="en-AU"/>
        </w:rPr>
        <w:lastRenderedPageBreak/>
        <w:drawing>
          <wp:inline distT="0" distB="0" distL="0" distR="0" wp14:anchorId="5CEA09BB" wp14:editId="1984205B">
            <wp:extent cx="5731510" cy="5842635"/>
            <wp:effectExtent l="0" t="0" r="2540" b="5715"/>
            <wp:docPr id="2" name="Picture 2" descr="C:\Users\harry.matthews\Documents\Thesis\P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ry.matthews\Documents\Thesis\PC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842635"/>
                    </a:xfrm>
                    <a:prstGeom prst="rect">
                      <a:avLst/>
                    </a:prstGeom>
                    <a:noFill/>
                    <a:ln>
                      <a:noFill/>
                    </a:ln>
                  </pic:spPr>
                </pic:pic>
              </a:graphicData>
            </a:graphic>
          </wp:inline>
        </w:drawing>
      </w:r>
    </w:p>
    <w:p w14:paraId="5C9BB7E1" w14:textId="0A3C4A7B" w:rsidR="002522E5" w:rsidRDefault="002522E5" w:rsidP="002522E5">
      <w:pPr>
        <w:pStyle w:val="Caption"/>
      </w:pPr>
      <w:bookmarkStart w:id="40" w:name="_Ref435015880"/>
      <w:r>
        <w:t xml:space="preserve">Figure </w:t>
      </w:r>
      <w:fldSimple w:instr=" STYLEREF 1 \s ">
        <w:r w:rsidR="006439E2">
          <w:rPr>
            <w:noProof/>
          </w:rPr>
          <w:t>2</w:t>
        </w:r>
      </w:fldSimple>
      <w:r w:rsidR="0076447A">
        <w:t>.</w:t>
      </w:r>
      <w:fldSimple w:instr=" SEQ Figure \* ARABIC \s 1 ">
        <w:r w:rsidR="006439E2">
          <w:rPr>
            <w:noProof/>
          </w:rPr>
          <w:t>6</w:t>
        </w:r>
      </w:fldSimple>
      <w:bookmarkEnd w:id="40"/>
      <w:r w:rsidRPr="005765C5">
        <w:t xml:space="preserve"> </w:t>
      </w:r>
      <w:r>
        <w:t>A population of shapes after Generalised Procrustes Analysis can be interpreted as a point-cloud in a multidimensional space, where each axis corresponds to</w:t>
      </w:r>
      <w:ins w:id="41" w:author="Tony Penington" w:date="2016-01-31T09:32:00Z">
        <w:r w:rsidR="00886FE8">
          <w:t xml:space="preserve"> a</w:t>
        </w:r>
      </w:ins>
      <w:r>
        <w:t xml:space="preserve"> Procrustes residual</w:t>
      </w:r>
      <w:del w:id="42" w:author="Tony Penington" w:date="2016-01-31T09:32:00Z">
        <w:r w:rsidDel="00886FE8">
          <w:delText>s</w:delText>
        </w:r>
      </w:del>
      <w:r>
        <w:t xml:space="preserve">. This figure shows a simulated population distributed on two axes: one corresponding to the x co-ordinate of vertex 1, the second corresponding to the y co-ordinate of vertex 1.  Principal Components are mutually orthogonal directions through the point-cloud. The first PC is the direction along which the point-cloud is most stretched. The second is the direction along which the point cloud is most stretched, constrained to be orthogonal to the first. </w:t>
      </w:r>
    </w:p>
    <w:p w14:paraId="40E39627" w14:textId="77777777" w:rsidR="00FC2F85" w:rsidRDefault="00FC2F85" w:rsidP="00FC2F85">
      <w:pPr>
        <w:pStyle w:val="Caption"/>
      </w:pPr>
    </w:p>
    <w:p w14:paraId="059965D0" w14:textId="33CF204E" w:rsidR="00AC1422" w:rsidRDefault="00AC1422">
      <w:pPr>
        <w:spacing w:before="0" w:after="160" w:line="259" w:lineRule="auto"/>
        <w:rPr>
          <w:i/>
          <w:iCs/>
          <w:sz w:val="18"/>
          <w:szCs w:val="18"/>
        </w:rPr>
      </w:pPr>
      <w:r>
        <w:rPr>
          <w:i/>
          <w:iCs/>
          <w:sz w:val="18"/>
          <w:szCs w:val="18"/>
        </w:rPr>
        <w:br w:type="page"/>
      </w:r>
    </w:p>
    <w:p w14:paraId="0C4D27DB" w14:textId="77777777" w:rsidR="00AC1422" w:rsidRDefault="00AC1422" w:rsidP="00AC1422">
      <w:pPr>
        <w:spacing w:before="0" w:after="160" w:line="259" w:lineRule="auto"/>
        <w:rPr>
          <w:i/>
          <w:iCs/>
          <w:sz w:val="18"/>
          <w:szCs w:val="18"/>
        </w:rPr>
      </w:pPr>
      <w:r w:rsidRPr="00FE6125">
        <w:rPr>
          <w:i/>
          <w:iCs/>
          <w:noProof/>
          <w:sz w:val="18"/>
          <w:szCs w:val="18"/>
          <w:lang w:eastAsia="en-AU"/>
        </w:rPr>
        <w:lastRenderedPageBreak/>
        <w:drawing>
          <wp:inline distT="0" distB="0" distL="0" distR="0" wp14:anchorId="718F13A4" wp14:editId="18F167D4">
            <wp:extent cx="5731510" cy="6033811"/>
            <wp:effectExtent l="0" t="0" r="2540" b="5080"/>
            <wp:docPr id="3" name="Picture 3" descr="C:\Users\harry.matthews\Documents\Thesis\Ch 1\Figures\P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ry.matthews\Documents\Thesis\Ch 1\Figures\PD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6033811"/>
                    </a:xfrm>
                    <a:prstGeom prst="rect">
                      <a:avLst/>
                    </a:prstGeom>
                    <a:noFill/>
                    <a:ln>
                      <a:noFill/>
                    </a:ln>
                  </pic:spPr>
                </pic:pic>
              </a:graphicData>
            </a:graphic>
          </wp:inline>
        </w:drawing>
      </w:r>
    </w:p>
    <w:p w14:paraId="06FEA1BA" w14:textId="107FF9AA" w:rsidR="00AC1422" w:rsidRDefault="00AC1422" w:rsidP="00AC1422">
      <w:pPr>
        <w:pStyle w:val="Caption"/>
      </w:pPr>
      <w:bookmarkStart w:id="43" w:name="_Ref435099897"/>
      <w:r>
        <w:t xml:space="preserve">Figure </w:t>
      </w:r>
      <w:fldSimple w:instr=" STYLEREF 1 \s ">
        <w:r w:rsidR="006439E2">
          <w:rPr>
            <w:noProof/>
          </w:rPr>
          <w:t>2</w:t>
        </w:r>
      </w:fldSimple>
      <w:r w:rsidR="0076447A">
        <w:t>.</w:t>
      </w:r>
      <w:fldSimple w:instr=" SEQ Figure \* ARABIC \s 1 ">
        <w:r w:rsidR="006439E2">
          <w:rPr>
            <w:noProof/>
          </w:rPr>
          <w:t>7</w:t>
        </w:r>
      </w:fldSimple>
      <w:bookmarkEnd w:id="43"/>
      <w:r>
        <w:t xml:space="preserve"> Shows the distribution of a subsample of the normative database of the first 2 axes of the point-distribution model.</w:t>
      </w:r>
    </w:p>
    <w:p w14:paraId="2C171353" w14:textId="77777777" w:rsidR="00B16926" w:rsidRPr="00B16926" w:rsidRDefault="00B16926" w:rsidP="00B16926">
      <w:pPr>
        <w:spacing w:before="0" w:after="200"/>
        <w:rPr>
          <w:i/>
          <w:iCs/>
          <w:sz w:val="18"/>
          <w:szCs w:val="18"/>
        </w:rPr>
      </w:pPr>
    </w:p>
    <w:p w14:paraId="1EB03C8C" w14:textId="0AFF9791" w:rsidR="0076447A" w:rsidRDefault="0076447A">
      <w:pPr>
        <w:spacing w:before="0" w:after="160" w:line="259" w:lineRule="auto"/>
        <w:rPr>
          <w:rFonts w:eastAsiaTheme="majorEastAsia" w:cstheme="majorBidi"/>
          <w:i/>
        </w:rPr>
      </w:pPr>
      <w:r>
        <w:br w:type="page"/>
      </w:r>
    </w:p>
    <w:p w14:paraId="0A664E67" w14:textId="77777777" w:rsidR="00ED701B" w:rsidRDefault="00ED701B" w:rsidP="0076447A">
      <w:pPr>
        <w:pStyle w:val="Heading6"/>
        <w:numPr>
          <w:ilvl w:val="0"/>
          <w:numId w:val="0"/>
        </w:numPr>
        <w:ind w:left="1152" w:hanging="1152"/>
      </w:pPr>
    </w:p>
    <w:p w14:paraId="11DA7CC9" w14:textId="4928D191" w:rsidR="0076447A" w:rsidRDefault="0076447A" w:rsidP="0076447A">
      <w:r w:rsidRPr="0076447A">
        <w:rPr>
          <w:noProof/>
          <w:lang w:eastAsia="en-AU"/>
        </w:rPr>
        <w:drawing>
          <wp:inline distT="0" distB="0" distL="0" distR="0" wp14:anchorId="19BA9C94" wp14:editId="5B7964CD">
            <wp:extent cx="5731510" cy="1605977"/>
            <wp:effectExtent l="0" t="0" r="2540" b="0"/>
            <wp:docPr id="4" name="Picture 4" descr="C:\Users\harry.matthews\Documents\demos\Facial_signature_demo\Distance_Represent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ry.matthews\Documents\demos\Facial_signature_demo\Distance_Representation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605977"/>
                    </a:xfrm>
                    <a:prstGeom prst="rect">
                      <a:avLst/>
                    </a:prstGeom>
                    <a:noFill/>
                    <a:ln>
                      <a:noFill/>
                    </a:ln>
                  </pic:spPr>
                </pic:pic>
              </a:graphicData>
            </a:graphic>
          </wp:inline>
        </w:drawing>
      </w:r>
    </w:p>
    <w:p w14:paraId="4C6F40C0" w14:textId="0DD40943" w:rsidR="00E46C58" w:rsidRPr="0076447A" w:rsidRDefault="0076447A" w:rsidP="00E46C58">
      <w:pPr>
        <w:pStyle w:val="Caption"/>
      </w:pPr>
      <w:bookmarkStart w:id="44" w:name="_Ref441323963"/>
      <w:r>
        <w:t xml:space="preserve">Figure </w:t>
      </w:r>
      <w:fldSimple w:instr=" STYLEREF 1 \s ">
        <w:r w:rsidR="006439E2">
          <w:rPr>
            <w:noProof/>
          </w:rPr>
          <w:t>2</w:t>
        </w:r>
      </w:fldSimple>
      <w:r>
        <w:t>.</w:t>
      </w:r>
      <w:fldSimple w:instr=" SEQ Figure \* ARABIC \s 1 ">
        <w:r w:rsidR="006439E2">
          <w:rPr>
            <w:noProof/>
          </w:rPr>
          <w:t>8</w:t>
        </w:r>
      </w:fldSimple>
      <w:bookmarkEnd w:id="44"/>
      <w:r>
        <w:t xml:space="preserve"> “Alignment” shows the Procrustes alignment of a face (blue) onto the sample mean (red)</w:t>
      </w:r>
      <w:r w:rsidR="00E46C58">
        <w:t>. The sample mean can be considered a “facial archetype” of the population in question</w:t>
      </w:r>
      <w:proofErr w:type="gramStart"/>
      <w:r w:rsidR="00E46C58">
        <w:t xml:space="preserve">. </w:t>
      </w:r>
      <w:r>
        <w:t>.</w:t>
      </w:r>
      <w:proofErr w:type="gramEnd"/>
      <w:r>
        <w:t xml:space="preserve"> “Distance” shows the face, with each point colour-indexed to the distance </w:t>
      </w:r>
      <w:r w:rsidR="00E46C58">
        <w:t>between the two faces (</w:t>
      </w:r>
      <w:proofErr w:type="spellStart"/>
      <w:r w:rsidR="00E46C58">
        <w:t>colourbar</w:t>
      </w:r>
      <w:proofErr w:type="spellEnd"/>
      <w:r w:rsidR="00E46C58">
        <w:t xml:space="preserve"> units are mm). In “Projected Distance”, each point is colour indexed to the distance between the faces along the “normal” at that point on the average face</w:t>
      </w:r>
      <w:proofErr w:type="gramStart"/>
      <w:r w:rsidR="00E46C58">
        <w:t xml:space="preserve">   (</w:t>
      </w:r>
      <w:proofErr w:type="spellStart"/>
      <w:proofErr w:type="gramEnd"/>
      <w:r w:rsidR="00E46C58">
        <w:t>colourbar</w:t>
      </w:r>
      <w:proofErr w:type="spellEnd"/>
      <w:r w:rsidR="00E46C58">
        <w:t xml:space="preserve"> units are mm).  In “Projected Distance Normed”, the projected distance is normed according to the standard deviation of distances along that normal. This is an example of Peter Hammond’s “facial signature”  </w:t>
      </w:r>
    </w:p>
    <w:p w14:paraId="265830C1" w14:textId="2A8C8383" w:rsidR="00650D03" w:rsidRDefault="00650D03">
      <w:pPr>
        <w:spacing w:before="0" w:after="160" w:line="259" w:lineRule="auto"/>
        <w:rPr>
          <w:i/>
          <w:iCs/>
          <w:sz w:val="18"/>
          <w:szCs w:val="18"/>
        </w:rPr>
      </w:pPr>
      <w:r>
        <w:br w:type="page"/>
      </w:r>
    </w:p>
    <w:p w14:paraId="6125EAE0" w14:textId="77777777" w:rsidR="00650D03" w:rsidRPr="00650D03" w:rsidRDefault="00650D03" w:rsidP="00650D03">
      <w:pPr>
        <w:spacing w:before="0" w:after="200"/>
        <w:rPr>
          <w:i/>
          <w:iCs/>
          <w:sz w:val="18"/>
          <w:szCs w:val="18"/>
        </w:rPr>
      </w:pPr>
      <w:r w:rsidRPr="00650D03">
        <w:rPr>
          <w:i/>
          <w:iCs/>
          <w:noProof/>
          <w:sz w:val="18"/>
          <w:szCs w:val="18"/>
          <w:lang w:eastAsia="en-AU"/>
        </w:rPr>
        <w:lastRenderedPageBreak/>
        <w:drawing>
          <wp:inline distT="0" distB="0" distL="0" distR="0" wp14:anchorId="3BBC0D3C" wp14:editId="385498E1">
            <wp:extent cx="5731510" cy="8000900"/>
            <wp:effectExtent l="0" t="0" r="2540" b="635"/>
            <wp:docPr id="5" name="Picture 5" descr="C:\Users\harry.matthews\Documents\Thesis\Ch 1\Figures\PCs_Shape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ry.matthews\Documents\Thesis\Ch 1\Figures\PCs_Shape_.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8000900"/>
                    </a:xfrm>
                    <a:prstGeom prst="rect">
                      <a:avLst/>
                    </a:prstGeom>
                    <a:noFill/>
                    <a:ln>
                      <a:noFill/>
                    </a:ln>
                  </pic:spPr>
                </pic:pic>
              </a:graphicData>
            </a:graphic>
          </wp:inline>
        </w:drawing>
      </w:r>
    </w:p>
    <w:p w14:paraId="06B07D1A" w14:textId="24199AB5" w:rsidR="00650D03" w:rsidRPr="00650D03" w:rsidRDefault="00650D03" w:rsidP="00650D03">
      <w:pPr>
        <w:spacing w:before="0" w:after="200"/>
        <w:rPr>
          <w:i/>
          <w:iCs/>
          <w:sz w:val="18"/>
          <w:szCs w:val="18"/>
        </w:rPr>
      </w:pPr>
      <w:bookmarkStart w:id="45" w:name="_Ref435082258"/>
      <w:r w:rsidRPr="00650D03">
        <w:rPr>
          <w:i/>
          <w:iCs/>
          <w:sz w:val="18"/>
          <w:szCs w:val="18"/>
        </w:rPr>
        <w:t xml:space="preserve">Figure </w:t>
      </w:r>
      <w:r w:rsidRPr="00650D03">
        <w:rPr>
          <w:i/>
          <w:iCs/>
          <w:sz w:val="18"/>
          <w:szCs w:val="18"/>
        </w:rPr>
        <w:fldChar w:fldCharType="begin"/>
      </w:r>
      <w:r w:rsidRPr="00650D03">
        <w:rPr>
          <w:i/>
          <w:iCs/>
          <w:sz w:val="18"/>
          <w:szCs w:val="18"/>
        </w:rPr>
        <w:instrText xml:space="preserve"> STYLEREF 1 \s </w:instrText>
      </w:r>
      <w:r w:rsidRPr="00650D03">
        <w:rPr>
          <w:i/>
          <w:iCs/>
          <w:sz w:val="18"/>
          <w:szCs w:val="18"/>
        </w:rPr>
        <w:fldChar w:fldCharType="separate"/>
      </w:r>
      <w:r w:rsidR="006439E2">
        <w:rPr>
          <w:i/>
          <w:iCs/>
          <w:noProof/>
          <w:sz w:val="18"/>
          <w:szCs w:val="18"/>
        </w:rPr>
        <w:t>2</w:t>
      </w:r>
      <w:r w:rsidRPr="00650D03">
        <w:rPr>
          <w:i/>
          <w:iCs/>
          <w:noProof/>
          <w:sz w:val="18"/>
          <w:szCs w:val="18"/>
        </w:rPr>
        <w:fldChar w:fldCharType="end"/>
      </w:r>
      <w:r w:rsidRPr="00650D03">
        <w:rPr>
          <w:i/>
          <w:iCs/>
          <w:sz w:val="18"/>
          <w:szCs w:val="18"/>
        </w:rPr>
        <w:t>.</w:t>
      </w:r>
      <w:r w:rsidRPr="00650D03">
        <w:rPr>
          <w:i/>
          <w:iCs/>
          <w:sz w:val="18"/>
          <w:szCs w:val="18"/>
        </w:rPr>
        <w:fldChar w:fldCharType="begin"/>
      </w:r>
      <w:r w:rsidRPr="00650D03">
        <w:rPr>
          <w:i/>
          <w:iCs/>
          <w:sz w:val="18"/>
          <w:szCs w:val="18"/>
        </w:rPr>
        <w:instrText xml:space="preserve"> SEQ Figure \* ARABIC \s 1 </w:instrText>
      </w:r>
      <w:r w:rsidRPr="00650D03">
        <w:rPr>
          <w:i/>
          <w:iCs/>
          <w:sz w:val="18"/>
          <w:szCs w:val="18"/>
        </w:rPr>
        <w:fldChar w:fldCharType="separate"/>
      </w:r>
      <w:r w:rsidR="006439E2">
        <w:rPr>
          <w:i/>
          <w:iCs/>
          <w:noProof/>
          <w:sz w:val="18"/>
          <w:szCs w:val="18"/>
        </w:rPr>
        <w:t>9</w:t>
      </w:r>
      <w:r w:rsidRPr="00650D03">
        <w:rPr>
          <w:i/>
          <w:iCs/>
          <w:noProof/>
          <w:sz w:val="18"/>
          <w:szCs w:val="18"/>
        </w:rPr>
        <w:fldChar w:fldCharType="end"/>
      </w:r>
      <w:bookmarkEnd w:id="45"/>
      <w:r w:rsidRPr="00650D03">
        <w:rPr>
          <w:i/>
          <w:iCs/>
          <w:sz w:val="18"/>
          <w:szCs w:val="18"/>
        </w:rPr>
        <w:t xml:space="preserve"> Illustrates the first 8</w:t>
      </w:r>
      <w:r>
        <w:rPr>
          <w:i/>
          <w:iCs/>
          <w:sz w:val="18"/>
          <w:szCs w:val="18"/>
        </w:rPr>
        <w:t xml:space="preserve"> </w:t>
      </w:r>
      <w:r w:rsidRPr="00650D03">
        <w:rPr>
          <w:i/>
          <w:iCs/>
          <w:sz w:val="18"/>
          <w:szCs w:val="18"/>
        </w:rPr>
        <w:t xml:space="preserve">PCs based on a subsample of our normative database. </w:t>
      </w:r>
      <w:r>
        <w:rPr>
          <w:i/>
          <w:iCs/>
          <w:sz w:val="18"/>
          <w:szCs w:val="18"/>
        </w:rPr>
        <w:t xml:space="preserve">The limits of normal variability are shown by the grey “morphs” </w:t>
      </w:r>
      <w:proofErr w:type="spellStart"/>
      <w:r>
        <w:rPr>
          <w:i/>
          <w:iCs/>
          <w:sz w:val="18"/>
          <w:szCs w:val="18"/>
        </w:rPr>
        <w:t>consytructed</w:t>
      </w:r>
      <w:proofErr w:type="spellEnd"/>
      <w:r>
        <w:rPr>
          <w:i/>
          <w:iCs/>
          <w:sz w:val="18"/>
          <w:szCs w:val="18"/>
        </w:rPr>
        <w:t xml:space="preserve"> at +/- 1.96 SDs. </w:t>
      </w:r>
      <w:r w:rsidRPr="00650D03">
        <w:rPr>
          <w:i/>
          <w:iCs/>
          <w:sz w:val="18"/>
          <w:szCs w:val="18"/>
        </w:rPr>
        <w:t>The heat-maps illustrate the</w:t>
      </w:r>
      <w:r>
        <w:rPr>
          <w:i/>
          <w:iCs/>
          <w:sz w:val="18"/>
          <w:szCs w:val="18"/>
        </w:rPr>
        <w:t xml:space="preserve"> regions that change the most between the morphs. These illustrate the change either in terms of the total distance (“Effect”) or the distance in the “Lateral, “Vertical” or “Depth” direction.</w:t>
      </w:r>
    </w:p>
    <w:p w14:paraId="7F7F6D26" w14:textId="77777777" w:rsidR="00BD5D00" w:rsidRPr="00BD5D00" w:rsidRDefault="00BD5D00" w:rsidP="00BD5D00">
      <w:pPr>
        <w:spacing w:before="0" w:after="200"/>
        <w:rPr>
          <w:i/>
          <w:iCs/>
          <w:sz w:val="18"/>
          <w:szCs w:val="18"/>
        </w:rPr>
      </w:pPr>
      <w:r w:rsidRPr="00BD5D00">
        <w:rPr>
          <w:i/>
          <w:iCs/>
          <w:noProof/>
          <w:sz w:val="18"/>
          <w:szCs w:val="18"/>
          <w:lang w:eastAsia="en-AU"/>
        </w:rPr>
        <w:lastRenderedPageBreak/>
        <w:drawing>
          <wp:inline distT="0" distB="0" distL="0" distR="0" wp14:anchorId="3864C1ED" wp14:editId="0C707146">
            <wp:extent cx="4838700" cy="7296150"/>
            <wp:effectExtent l="0" t="0" r="0" b="0"/>
            <wp:docPr id="6" name="Picture 6" descr="C:\Users\harry.matthews\Documents\Thesis\Ch 1\Figures\Normal Equival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ry.matthews\Documents\Thesis\Ch 1\Figures\Normal Equivale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700" cy="7296150"/>
                    </a:xfrm>
                    <a:prstGeom prst="rect">
                      <a:avLst/>
                    </a:prstGeom>
                    <a:noFill/>
                    <a:ln>
                      <a:noFill/>
                    </a:ln>
                  </pic:spPr>
                </pic:pic>
              </a:graphicData>
            </a:graphic>
          </wp:inline>
        </w:drawing>
      </w:r>
    </w:p>
    <w:p w14:paraId="568B4862" w14:textId="62303804" w:rsidR="00BD5D00" w:rsidRDefault="00BD5D00" w:rsidP="00BD5D00">
      <w:pPr>
        <w:spacing w:before="0" w:after="200"/>
        <w:rPr>
          <w:i/>
          <w:iCs/>
          <w:sz w:val="18"/>
          <w:szCs w:val="18"/>
        </w:rPr>
      </w:pPr>
      <w:bookmarkStart w:id="46" w:name="_Ref435622921"/>
      <w:r w:rsidRPr="00BD5D00">
        <w:rPr>
          <w:i/>
          <w:iCs/>
          <w:sz w:val="18"/>
          <w:szCs w:val="18"/>
        </w:rPr>
        <w:t xml:space="preserve">Figure </w:t>
      </w:r>
      <w:r w:rsidRPr="00BD5D00">
        <w:rPr>
          <w:i/>
          <w:iCs/>
          <w:sz w:val="18"/>
          <w:szCs w:val="18"/>
        </w:rPr>
        <w:fldChar w:fldCharType="begin"/>
      </w:r>
      <w:r w:rsidRPr="00BD5D00">
        <w:rPr>
          <w:i/>
          <w:iCs/>
          <w:sz w:val="18"/>
          <w:szCs w:val="18"/>
        </w:rPr>
        <w:instrText xml:space="preserve"> STYLEREF 1 \s </w:instrText>
      </w:r>
      <w:r w:rsidRPr="00BD5D00">
        <w:rPr>
          <w:i/>
          <w:iCs/>
          <w:sz w:val="18"/>
          <w:szCs w:val="18"/>
        </w:rPr>
        <w:fldChar w:fldCharType="separate"/>
      </w:r>
      <w:r w:rsidR="006439E2">
        <w:rPr>
          <w:i/>
          <w:iCs/>
          <w:noProof/>
          <w:sz w:val="18"/>
          <w:szCs w:val="18"/>
        </w:rPr>
        <w:t>2</w:t>
      </w:r>
      <w:r w:rsidRPr="00BD5D00">
        <w:rPr>
          <w:i/>
          <w:iCs/>
          <w:noProof/>
          <w:sz w:val="18"/>
          <w:szCs w:val="18"/>
        </w:rPr>
        <w:fldChar w:fldCharType="end"/>
      </w:r>
      <w:r w:rsidRPr="00BD5D00">
        <w:rPr>
          <w:i/>
          <w:iCs/>
          <w:sz w:val="18"/>
          <w:szCs w:val="18"/>
        </w:rPr>
        <w:t>.</w:t>
      </w:r>
      <w:r w:rsidRPr="00BD5D00">
        <w:rPr>
          <w:i/>
          <w:iCs/>
          <w:sz w:val="18"/>
          <w:szCs w:val="18"/>
        </w:rPr>
        <w:fldChar w:fldCharType="begin"/>
      </w:r>
      <w:r w:rsidRPr="00BD5D00">
        <w:rPr>
          <w:i/>
          <w:iCs/>
          <w:sz w:val="18"/>
          <w:szCs w:val="18"/>
        </w:rPr>
        <w:instrText xml:space="preserve"> SEQ Figure \* ARABIC \s 1 </w:instrText>
      </w:r>
      <w:r w:rsidRPr="00BD5D00">
        <w:rPr>
          <w:i/>
          <w:iCs/>
          <w:sz w:val="18"/>
          <w:szCs w:val="18"/>
        </w:rPr>
        <w:fldChar w:fldCharType="separate"/>
      </w:r>
      <w:r w:rsidR="006439E2">
        <w:rPr>
          <w:i/>
          <w:iCs/>
          <w:noProof/>
          <w:sz w:val="18"/>
          <w:szCs w:val="18"/>
        </w:rPr>
        <w:t>10</w:t>
      </w:r>
      <w:r w:rsidRPr="00BD5D00">
        <w:rPr>
          <w:i/>
          <w:iCs/>
          <w:noProof/>
          <w:sz w:val="18"/>
          <w:szCs w:val="18"/>
        </w:rPr>
        <w:fldChar w:fldCharType="end"/>
      </w:r>
      <w:bookmarkEnd w:id="46"/>
      <w:r w:rsidRPr="00BD5D00">
        <w:rPr>
          <w:i/>
          <w:iCs/>
          <w:sz w:val="18"/>
          <w:szCs w:val="18"/>
        </w:rPr>
        <w:t xml:space="preserve"> Borrowed temporarily from Claes et al </w:t>
      </w:r>
      <w:r w:rsidRPr="00BD5D00">
        <w:rPr>
          <w:i/>
          <w:iCs/>
          <w:sz w:val="18"/>
          <w:szCs w:val="18"/>
        </w:rPr>
        <w:fldChar w:fldCharType="begin"/>
      </w:r>
      <w:r w:rsidR="00AB2A1C">
        <w:rPr>
          <w:i/>
          <w:iCs/>
          <w:sz w:val="18"/>
          <w:szCs w:val="18"/>
        </w:rPr>
        <w:instrText xml:space="preserve"> ADDIN EN.CITE &lt;EndNote&gt;&lt;Cite ExcludeAuth="1"&gt;&lt;Author&gt;Claes&lt;/Author&gt;&lt;Year&gt;2013&lt;/Year&gt;&lt;RecNum&gt;220&lt;/RecNum&gt;&lt;DisplayText&gt;(2013)&lt;/DisplayText&gt;&lt;record&gt;&lt;rec-number&gt;220&lt;/rec-number&gt;&lt;foreign-keys&gt;&lt;key app="EN" db-id="adtx5xw0uarxaaepweyvx0twsvspp0s9f0ep" timestamp="1447298384"&gt;220&lt;/key&gt;&lt;/foreign-keys&gt;&lt;ref-type name="Journal Article"&gt;17&lt;/ref-type&gt;&lt;contributors&gt;&lt;authors&gt;&lt;author&gt;Claes, Peter&lt;/author&gt;&lt;author&gt;Walters, Mark&lt;/author&gt;&lt;author&gt;Gillett, D&lt;/author&gt;&lt;author&gt;Vandermeulen, Dirk&lt;/author&gt;&lt;author&gt;Clement, JG&lt;/author&gt;&lt;author&gt;Suetens, Paul&lt;/author&gt;&lt;/authors&gt;&lt;/contributors&gt;&lt;titles&gt;&lt;title&gt;The normal-equivalent: a patient-specific assessment of facial harmony&lt;/title&gt;&lt;secondary-title&gt;International Journal of Oral and Maxillofacial Surgery&lt;/secondary-title&gt;&lt;/titles&gt;&lt;periodical&gt;&lt;full-title&gt;International Journal of Oral and Maxillofacial Surgery&lt;/full-title&gt;&lt;/periodical&gt;&lt;pages&gt;1150-1158&lt;/pages&gt;&lt;volume&gt;42&lt;/volume&gt;&lt;number&gt;9&lt;/number&gt;&lt;dates&gt;&lt;year&gt;2013&lt;/year&gt;&lt;/dates&gt;&lt;isbn&gt;0901-5027&lt;/isbn&gt;&lt;urls&gt;&lt;/urls&gt;&lt;/record&gt;&lt;/Cite&gt;&lt;/EndNote&gt;</w:instrText>
      </w:r>
      <w:r w:rsidRPr="00BD5D00">
        <w:rPr>
          <w:i/>
          <w:iCs/>
          <w:sz w:val="18"/>
          <w:szCs w:val="18"/>
        </w:rPr>
        <w:fldChar w:fldCharType="separate"/>
      </w:r>
      <w:r w:rsidR="00AB2A1C">
        <w:rPr>
          <w:i/>
          <w:iCs/>
          <w:noProof/>
          <w:sz w:val="18"/>
          <w:szCs w:val="18"/>
        </w:rPr>
        <w:t>(</w:t>
      </w:r>
      <w:hyperlink w:anchor="_ENREF_32" w:tooltip="Claes, 2013 #220" w:history="1">
        <w:r w:rsidR="00E23A8E">
          <w:rPr>
            <w:i/>
            <w:iCs/>
            <w:noProof/>
            <w:sz w:val="18"/>
            <w:szCs w:val="18"/>
          </w:rPr>
          <w:t>2013</w:t>
        </w:r>
      </w:hyperlink>
      <w:r w:rsidR="00AB2A1C">
        <w:rPr>
          <w:i/>
          <w:iCs/>
          <w:noProof/>
          <w:sz w:val="18"/>
          <w:szCs w:val="18"/>
        </w:rPr>
        <w:t>)</w:t>
      </w:r>
      <w:r w:rsidRPr="00BD5D00">
        <w:rPr>
          <w:i/>
          <w:iCs/>
          <w:sz w:val="18"/>
          <w:szCs w:val="18"/>
        </w:rPr>
        <w:fldChar w:fldCharType="end"/>
      </w:r>
      <w:r w:rsidRPr="00BD5D00">
        <w:rPr>
          <w:i/>
          <w:iCs/>
          <w:sz w:val="18"/>
          <w:szCs w:val="18"/>
        </w:rPr>
        <w:t>. Shows a patient with hemifacial hypertrophy (</w:t>
      </w:r>
      <w:proofErr w:type="spellStart"/>
      <w:proofErr w:type="gramStart"/>
      <w:r w:rsidRPr="00BD5D00">
        <w:rPr>
          <w:i/>
          <w:iCs/>
          <w:sz w:val="18"/>
          <w:szCs w:val="18"/>
        </w:rPr>
        <w:t>a,b</w:t>
      </w:r>
      <w:proofErr w:type="spellEnd"/>
      <w:proofErr w:type="gramEnd"/>
      <w:r w:rsidRPr="00BD5D00">
        <w:rPr>
          <w:i/>
          <w:iCs/>
          <w:sz w:val="18"/>
          <w:szCs w:val="18"/>
        </w:rPr>
        <w:t xml:space="preserve">). A “normal equivalent” of the patient (c), the average of the normal population (d). e and f are distance maps highlighting the difference between the actual face and the normal equivalent (e) or the population average (f). </w:t>
      </w:r>
    </w:p>
    <w:p w14:paraId="6B29AA12" w14:textId="386E63E2" w:rsidR="001A1511" w:rsidRDefault="001A1511">
      <w:pPr>
        <w:spacing w:before="0" w:after="160" w:line="259" w:lineRule="auto"/>
        <w:rPr>
          <w:i/>
          <w:iCs/>
          <w:sz w:val="18"/>
          <w:szCs w:val="18"/>
        </w:rPr>
      </w:pPr>
      <w:r>
        <w:rPr>
          <w:i/>
          <w:iCs/>
          <w:sz w:val="18"/>
          <w:szCs w:val="18"/>
        </w:rPr>
        <w:br w:type="page"/>
      </w:r>
    </w:p>
    <w:p w14:paraId="14A32A66" w14:textId="77777777" w:rsidR="001A1511" w:rsidRPr="001A1511" w:rsidRDefault="001A1511" w:rsidP="001A1511">
      <w:pPr>
        <w:spacing w:before="0" w:after="200"/>
        <w:rPr>
          <w:i/>
          <w:iCs/>
          <w:sz w:val="18"/>
          <w:szCs w:val="18"/>
        </w:rPr>
      </w:pPr>
      <w:r w:rsidRPr="001A1511">
        <w:rPr>
          <w:i/>
          <w:iCs/>
          <w:noProof/>
          <w:sz w:val="18"/>
          <w:szCs w:val="18"/>
          <w:lang w:eastAsia="en-AU"/>
        </w:rPr>
        <w:lastRenderedPageBreak/>
        <w:drawing>
          <wp:inline distT="0" distB="0" distL="0" distR="0" wp14:anchorId="1D7B25F1" wp14:editId="186B457A">
            <wp:extent cx="4734365" cy="3914775"/>
            <wp:effectExtent l="0" t="0" r="9525" b="0"/>
            <wp:docPr id="7" name="Picture 7" descr="C:\Users\harry.matthews\Documents\Thesis\Ch 1\Figures\growth_trajectory_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ry.matthews\Documents\Thesis\Ch 1\Figures\growth_trajectory_types.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38146" cy="3917902"/>
                    </a:xfrm>
                    <a:prstGeom prst="rect">
                      <a:avLst/>
                    </a:prstGeom>
                    <a:noFill/>
                    <a:ln>
                      <a:noFill/>
                    </a:ln>
                  </pic:spPr>
                </pic:pic>
              </a:graphicData>
            </a:graphic>
          </wp:inline>
        </w:drawing>
      </w:r>
    </w:p>
    <w:p w14:paraId="529E499E" w14:textId="6817729A" w:rsidR="00467AF1" w:rsidRDefault="001A1511" w:rsidP="001A1511">
      <w:pPr>
        <w:spacing w:before="0" w:after="200"/>
        <w:rPr>
          <w:i/>
          <w:iCs/>
          <w:sz w:val="18"/>
          <w:szCs w:val="18"/>
        </w:rPr>
      </w:pPr>
      <w:bookmarkStart w:id="47" w:name="_Ref441222407"/>
      <w:r w:rsidRPr="001A1511">
        <w:rPr>
          <w:i/>
          <w:iCs/>
          <w:sz w:val="18"/>
          <w:szCs w:val="18"/>
        </w:rPr>
        <w:t xml:space="preserve">Figure </w:t>
      </w:r>
      <w:r w:rsidRPr="001A1511">
        <w:rPr>
          <w:i/>
          <w:iCs/>
          <w:sz w:val="18"/>
          <w:szCs w:val="18"/>
        </w:rPr>
        <w:fldChar w:fldCharType="begin"/>
      </w:r>
      <w:r w:rsidRPr="001A1511">
        <w:rPr>
          <w:i/>
          <w:iCs/>
          <w:sz w:val="18"/>
          <w:szCs w:val="18"/>
        </w:rPr>
        <w:instrText xml:space="preserve"> STYLEREF 1 \s </w:instrText>
      </w:r>
      <w:r w:rsidRPr="001A1511">
        <w:rPr>
          <w:i/>
          <w:iCs/>
          <w:sz w:val="18"/>
          <w:szCs w:val="18"/>
        </w:rPr>
        <w:fldChar w:fldCharType="separate"/>
      </w:r>
      <w:r w:rsidR="006439E2">
        <w:rPr>
          <w:i/>
          <w:iCs/>
          <w:noProof/>
          <w:sz w:val="18"/>
          <w:szCs w:val="18"/>
        </w:rPr>
        <w:t>2</w:t>
      </w:r>
      <w:r w:rsidRPr="001A1511">
        <w:rPr>
          <w:i/>
          <w:iCs/>
          <w:noProof/>
          <w:sz w:val="18"/>
          <w:szCs w:val="18"/>
        </w:rPr>
        <w:fldChar w:fldCharType="end"/>
      </w:r>
      <w:r w:rsidRPr="001A1511">
        <w:rPr>
          <w:i/>
          <w:iCs/>
          <w:sz w:val="18"/>
          <w:szCs w:val="18"/>
        </w:rPr>
        <w:t>.</w:t>
      </w:r>
      <w:r w:rsidRPr="001A1511">
        <w:rPr>
          <w:i/>
          <w:iCs/>
          <w:sz w:val="18"/>
          <w:szCs w:val="18"/>
        </w:rPr>
        <w:fldChar w:fldCharType="begin"/>
      </w:r>
      <w:r w:rsidRPr="001A1511">
        <w:rPr>
          <w:i/>
          <w:iCs/>
          <w:sz w:val="18"/>
          <w:szCs w:val="18"/>
        </w:rPr>
        <w:instrText xml:space="preserve"> SEQ Figure \* ARABIC \s 1 </w:instrText>
      </w:r>
      <w:r w:rsidRPr="001A1511">
        <w:rPr>
          <w:i/>
          <w:iCs/>
          <w:sz w:val="18"/>
          <w:szCs w:val="18"/>
        </w:rPr>
        <w:fldChar w:fldCharType="separate"/>
      </w:r>
      <w:r w:rsidR="006439E2">
        <w:rPr>
          <w:i/>
          <w:iCs/>
          <w:noProof/>
          <w:sz w:val="18"/>
          <w:szCs w:val="18"/>
        </w:rPr>
        <w:t>11</w:t>
      </w:r>
      <w:r w:rsidRPr="001A1511">
        <w:rPr>
          <w:i/>
          <w:iCs/>
          <w:noProof/>
          <w:sz w:val="18"/>
          <w:szCs w:val="18"/>
        </w:rPr>
        <w:fldChar w:fldCharType="end"/>
      </w:r>
      <w:bookmarkEnd w:id="47"/>
      <w:r w:rsidRPr="001A1511">
        <w:rPr>
          <w:i/>
          <w:iCs/>
          <w:sz w:val="18"/>
          <w:szCs w:val="18"/>
        </w:rPr>
        <w:t xml:space="preserve"> Determining growth trajectories from cross-sectional (left) and longitudinal (right) data. Each point represents an observation (face) in shape-space. The colour represents their age. On the </w:t>
      </w:r>
      <w:proofErr w:type="gramStart"/>
      <w:r w:rsidRPr="001A1511">
        <w:rPr>
          <w:i/>
          <w:iCs/>
          <w:sz w:val="18"/>
          <w:szCs w:val="18"/>
        </w:rPr>
        <w:t>left hand</w:t>
      </w:r>
      <w:proofErr w:type="gramEnd"/>
      <w:r w:rsidRPr="001A1511">
        <w:rPr>
          <w:i/>
          <w:iCs/>
          <w:sz w:val="18"/>
          <w:szCs w:val="18"/>
        </w:rPr>
        <w:t xml:space="preserve"> side each point corresponds to a different person, on the right each point is the </w:t>
      </w:r>
      <w:proofErr w:type="spellStart"/>
      <w:r w:rsidRPr="001A1511">
        <w:rPr>
          <w:i/>
          <w:iCs/>
          <w:sz w:val="18"/>
          <w:szCs w:val="18"/>
        </w:rPr>
        <w:t>samer</w:t>
      </w:r>
      <w:proofErr w:type="spellEnd"/>
      <w:r w:rsidRPr="001A1511">
        <w:rPr>
          <w:i/>
          <w:iCs/>
          <w:sz w:val="18"/>
          <w:szCs w:val="18"/>
        </w:rPr>
        <w:t xml:space="preserve"> person at a different age. Solid lines indicate a linear approximation of the growth trajectory estimated from the data.  </w:t>
      </w:r>
    </w:p>
    <w:p w14:paraId="63D72442" w14:textId="77777777" w:rsidR="009E25B6" w:rsidRDefault="009E25B6" w:rsidP="001A1511">
      <w:pPr>
        <w:spacing w:before="0" w:after="200"/>
        <w:rPr>
          <w:i/>
          <w:iCs/>
          <w:sz w:val="18"/>
          <w:szCs w:val="18"/>
        </w:rPr>
      </w:pPr>
    </w:p>
    <w:p w14:paraId="4F96ECF0" w14:textId="6C0CA1C7" w:rsidR="009E25B6" w:rsidRDefault="009E25B6">
      <w:pPr>
        <w:spacing w:before="0" w:after="160" w:line="259" w:lineRule="auto"/>
        <w:rPr>
          <w:i/>
          <w:iCs/>
          <w:sz w:val="18"/>
          <w:szCs w:val="18"/>
        </w:rPr>
      </w:pPr>
      <w:r>
        <w:rPr>
          <w:i/>
          <w:iCs/>
          <w:sz w:val="18"/>
          <w:szCs w:val="18"/>
        </w:rPr>
        <w:br w:type="page"/>
      </w:r>
    </w:p>
    <w:p w14:paraId="1D370629" w14:textId="77777777" w:rsidR="009E25B6" w:rsidRDefault="009E25B6" w:rsidP="009E25B6">
      <w:r w:rsidRPr="00B349A8">
        <w:rPr>
          <w:noProof/>
          <w:lang w:eastAsia="en-AU"/>
        </w:rPr>
        <w:lastRenderedPageBreak/>
        <w:drawing>
          <wp:inline distT="0" distB="0" distL="0" distR="0" wp14:anchorId="4A00B584" wp14:editId="18405DC6">
            <wp:extent cx="5731510" cy="2119275"/>
            <wp:effectExtent l="0" t="0" r="2540" b="0"/>
            <wp:docPr id="11" name="Picture 11" descr="C:\Users\harry.matthews\Documents\Thesis\Ch 1\Figures\Projection_to_latent_structures(Linea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ry.matthews\Documents\Thesis\Ch 1\Figures\Projection_to_latent_structures(Linear).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19275"/>
                    </a:xfrm>
                    <a:prstGeom prst="rect">
                      <a:avLst/>
                    </a:prstGeom>
                    <a:noFill/>
                    <a:ln>
                      <a:noFill/>
                    </a:ln>
                  </pic:spPr>
                </pic:pic>
              </a:graphicData>
            </a:graphic>
          </wp:inline>
        </w:drawing>
      </w:r>
    </w:p>
    <w:p w14:paraId="62F41CC6" w14:textId="77777777" w:rsidR="009E25B6" w:rsidRDefault="009E25B6" w:rsidP="009E25B6">
      <w:pPr>
        <w:pStyle w:val="Caption"/>
      </w:pPr>
      <w:bookmarkStart w:id="48" w:name="_Ref440545003"/>
      <w:r>
        <w:t xml:space="preserve">Figure </w:t>
      </w:r>
      <w:fldSimple w:instr=" STYLEREF 1 \s ">
        <w:r w:rsidR="006439E2">
          <w:rPr>
            <w:noProof/>
          </w:rPr>
          <w:t>2</w:t>
        </w:r>
      </w:fldSimple>
      <w:r>
        <w:t>.</w:t>
      </w:r>
      <w:fldSimple w:instr=" SEQ Figure \* ARABIC \s 1 ">
        <w:r w:rsidR="006439E2">
          <w:rPr>
            <w:noProof/>
          </w:rPr>
          <w:t>12</w:t>
        </w:r>
      </w:fldSimple>
      <w:bookmarkEnd w:id="48"/>
      <w:r>
        <w:t xml:space="preserve"> Partial least-squares regression. Blue points are actual variable values, red points are their projections, green points are their values predicted by the regression model. The vectors w and q are determined through the predictor (A) and response (B) space respectively. Projections onto these vectors (t and u) constitute a one-dimensional recoding of the X and Y variables. The vectors are determined so that the covariance between t and u is maximised. t is regressed on u (C) by </w:t>
      </w:r>
      <w:proofErr w:type="spellStart"/>
      <w:r>
        <w:t>oridinary</w:t>
      </w:r>
      <w:proofErr w:type="spellEnd"/>
      <w:r>
        <w:t xml:space="preserve"> least-squares regression (C). The predicted Y values are plotted in D. </w:t>
      </w:r>
    </w:p>
    <w:p w14:paraId="3BA75364" w14:textId="77777777" w:rsidR="009E25B6" w:rsidRDefault="009E25B6" w:rsidP="001A1511">
      <w:pPr>
        <w:spacing w:before="0" w:after="200"/>
        <w:rPr>
          <w:i/>
          <w:iCs/>
          <w:sz w:val="18"/>
          <w:szCs w:val="18"/>
        </w:rPr>
      </w:pPr>
    </w:p>
    <w:p w14:paraId="66946977" w14:textId="77777777" w:rsidR="00467AF1" w:rsidRDefault="00467AF1">
      <w:pPr>
        <w:spacing w:before="0" w:after="160" w:line="259" w:lineRule="auto"/>
        <w:rPr>
          <w:i/>
          <w:iCs/>
          <w:sz w:val="18"/>
          <w:szCs w:val="18"/>
        </w:rPr>
      </w:pPr>
      <w:r>
        <w:rPr>
          <w:i/>
          <w:iCs/>
          <w:sz w:val="18"/>
          <w:szCs w:val="18"/>
        </w:rPr>
        <w:br w:type="page"/>
      </w:r>
    </w:p>
    <w:p w14:paraId="669EED2B" w14:textId="77777777" w:rsidR="00467AF1" w:rsidRPr="00467AF1" w:rsidRDefault="00467AF1" w:rsidP="00467AF1">
      <w:r w:rsidRPr="00467AF1">
        <w:rPr>
          <w:noProof/>
          <w:lang w:eastAsia="en-AU"/>
        </w:rPr>
        <w:lastRenderedPageBreak/>
        <w:drawing>
          <wp:inline distT="0" distB="0" distL="0" distR="0" wp14:anchorId="76310F53" wp14:editId="5325D1BF">
            <wp:extent cx="5731510" cy="2603979"/>
            <wp:effectExtent l="0" t="0" r="2540" b="6350"/>
            <wp:docPr id="8" name="Picture 8" descr="C:\Users\harry.matthews\Documents\Thesis\Ch 1\Figures\NL_relationshi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ry.matthews\Documents\Thesis\Ch 1\Figures\NL_relationship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03979"/>
                    </a:xfrm>
                    <a:prstGeom prst="rect">
                      <a:avLst/>
                    </a:prstGeom>
                    <a:noFill/>
                    <a:ln>
                      <a:noFill/>
                    </a:ln>
                  </pic:spPr>
                </pic:pic>
              </a:graphicData>
            </a:graphic>
          </wp:inline>
        </w:drawing>
      </w:r>
    </w:p>
    <w:p w14:paraId="79FD7CE2" w14:textId="77777777" w:rsidR="00467AF1" w:rsidRPr="00467AF1" w:rsidRDefault="00467AF1" w:rsidP="00467AF1">
      <w:pPr>
        <w:spacing w:before="0" w:after="200"/>
        <w:rPr>
          <w:i/>
          <w:iCs/>
          <w:sz w:val="18"/>
          <w:szCs w:val="18"/>
        </w:rPr>
      </w:pPr>
      <w:bookmarkStart w:id="49" w:name="_Ref440893151"/>
      <w:r w:rsidRPr="00467AF1">
        <w:rPr>
          <w:i/>
          <w:iCs/>
          <w:sz w:val="18"/>
          <w:szCs w:val="18"/>
        </w:rPr>
        <w:t xml:space="preserve">Figure </w:t>
      </w:r>
      <w:r w:rsidRPr="00467AF1">
        <w:rPr>
          <w:i/>
          <w:iCs/>
          <w:sz w:val="18"/>
          <w:szCs w:val="18"/>
        </w:rPr>
        <w:fldChar w:fldCharType="begin"/>
      </w:r>
      <w:r w:rsidRPr="00467AF1">
        <w:rPr>
          <w:i/>
          <w:iCs/>
          <w:sz w:val="18"/>
          <w:szCs w:val="18"/>
        </w:rPr>
        <w:instrText xml:space="preserve"> STYLEREF 1 \s </w:instrText>
      </w:r>
      <w:r w:rsidRPr="00467AF1">
        <w:rPr>
          <w:i/>
          <w:iCs/>
          <w:sz w:val="18"/>
          <w:szCs w:val="18"/>
        </w:rPr>
        <w:fldChar w:fldCharType="separate"/>
      </w:r>
      <w:r w:rsidR="006439E2">
        <w:rPr>
          <w:i/>
          <w:iCs/>
          <w:noProof/>
          <w:sz w:val="18"/>
          <w:szCs w:val="18"/>
        </w:rPr>
        <w:t>2</w:t>
      </w:r>
      <w:r w:rsidRPr="00467AF1">
        <w:rPr>
          <w:i/>
          <w:iCs/>
          <w:noProof/>
          <w:sz w:val="18"/>
          <w:szCs w:val="18"/>
        </w:rPr>
        <w:fldChar w:fldCharType="end"/>
      </w:r>
      <w:r w:rsidRPr="00467AF1">
        <w:rPr>
          <w:i/>
          <w:iCs/>
          <w:sz w:val="18"/>
          <w:szCs w:val="18"/>
        </w:rPr>
        <w:t>.</w:t>
      </w:r>
      <w:r w:rsidRPr="00467AF1">
        <w:rPr>
          <w:i/>
          <w:iCs/>
          <w:sz w:val="18"/>
          <w:szCs w:val="18"/>
        </w:rPr>
        <w:fldChar w:fldCharType="begin"/>
      </w:r>
      <w:r w:rsidRPr="00467AF1">
        <w:rPr>
          <w:i/>
          <w:iCs/>
          <w:sz w:val="18"/>
          <w:szCs w:val="18"/>
        </w:rPr>
        <w:instrText xml:space="preserve"> SEQ Figure \* ARABIC \s 1 </w:instrText>
      </w:r>
      <w:r w:rsidRPr="00467AF1">
        <w:rPr>
          <w:i/>
          <w:iCs/>
          <w:sz w:val="18"/>
          <w:szCs w:val="18"/>
        </w:rPr>
        <w:fldChar w:fldCharType="separate"/>
      </w:r>
      <w:r w:rsidR="006439E2">
        <w:rPr>
          <w:i/>
          <w:iCs/>
          <w:noProof/>
          <w:sz w:val="18"/>
          <w:szCs w:val="18"/>
        </w:rPr>
        <w:t>13</w:t>
      </w:r>
      <w:r w:rsidRPr="00467AF1">
        <w:rPr>
          <w:i/>
          <w:iCs/>
          <w:noProof/>
          <w:sz w:val="18"/>
          <w:szCs w:val="18"/>
        </w:rPr>
        <w:fldChar w:fldCharType="end"/>
      </w:r>
      <w:bookmarkEnd w:id="49"/>
      <w:r w:rsidRPr="00467AF1">
        <w:rPr>
          <w:i/>
          <w:iCs/>
          <w:sz w:val="18"/>
          <w:szCs w:val="18"/>
        </w:rPr>
        <w:t xml:space="preserve"> Types of non-linear relationships. Shows a linear (left), quadratic (middle) and cubic (right) function fit to the same data. </w:t>
      </w:r>
    </w:p>
    <w:p w14:paraId="0CACEA62" w14:textId="77777777" w:rsidR="00467AF1" w:rsidRPr="00467AF1" w:rsidRDefault="00467AF1" w:rsidP="00467AF1">
      <w:pPr>
        <w:spacing w:before="0" w:after="160" w:line="259" w:lineRule="auto"/>
        <w:rPr>
          <w:i/>
          <w:iCs/>
          <w:sz w:val="18"/>
          <w:szCs w:val="18"/>
        </w:rPr>
      </w:pPr>
      <w:r w:rsidRPr="00467AF1">
        <w:br w:type="page"/>
      </w:r>
    </w:p>
    <w:p w14:paraId="60A863E0" w14:textId="77777777" w:rsidR="00467AF1" w:rsidRPr="00467AF1" w:rsidRDefault="00467AF1" w:rsidP="00467AF1">
      <w:pPr>
        <w:spacing w:before="0" w:after="200"/>
        <w:rPr>
          <w:i/>
          <w:iCs/>
          <w:sz w:val="18"/>
          <w:szCs w:val="18"/>
        </w:rPr>
      </w:pPr>
      <w:r w:rsidRPr="00467AF1">
        <w:rPr>
          <w:i/>
          <w:iCs/>
          <w:noProof/>
          <w:sz w:val="18"/>
          <w:szCs w:val="18"/>
          <w:lang w:eastAsia="en-AU"/>
        </w:rPr>
        <w:lastRenderedPageBreak/>
        <w:drawing>
          <wp:inline distT="0" distB="0" distL="0" distR="0" wp14:anchorId="6CEC6A1F" wp14:editId="44B00A04">
            <wp:extent cx="5731510" cy="2608159"/>
            <wp:effectExtent l="0" t="0" r="2540" b="1905"/>
            <wp:docPr id="9" name="Picture 9" descr="C:\Users\harry.matthews\Documents\Thesis\Ch 1\Figures\sp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ry.matthews\Documents\Thesis\Ch 1\Figures\splin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08159"/>
                    </a:xfrm>
                    <a:prstGeom prst="rect">
                      <a:avLst/>
                    </a:prstGeom>
                    <a:noFill/>
                    <a:ln>
                      <a:noFill/>
                    </a:ln>
                  </pic:spPr>
                </pic:pic>
              </a:graphicData>
            </a:graphic>
          </wp:inline>
        </w:drawing>
      </w:r>
    </w:p>
    <w:p w14:paraId="7A9959D0" w14:textId="370C8402" w:rsidR="001A1511" w:rsidRPr="001A1511" w:rsidRDefault="00467AF1" w:rsidP="00467AF1">
      <w:pPr>
        <w:pStyle w:val="Caption"/>
      </w:pPr>
      <w:bookmarkStart w:id="50" w:name="_Ref441405757"/>
      <w:r w:rsidRPr="00467AF1">
        <w:t xml:space="preserve">Figure </w:t>
      </w:r>
      <w:fldSimple w:instr=" STYLEREF 1 \s ">
        <w:r w:rsidR="006439E2">
          <w:rPr>
            <w:noProof/>
          </w:rPr>
          <w:t>2</w:t>
        </w:r>
      </w:fldSimple>
      <w:r w:rsidRPr="00467AF1">
        <w:t>.</w:t>
      </w:r>
      <w:fldSimple w:instr=" SEQ Figure \* ARABIC \s 1 ">
        <w:r w:rsidR="006439E2">
          <w:rPr>
            <w:noProof/>
          </w:rPr>
          <w:t>14</w:t>
        </w:r>
      </w:fldSimple>
      <w:bookmarkEnd w:id="50"/>
      <w:r w:rsidRPr="00467AF1">
        <w:t xml:space="preserve"> Illustrates two spline approximations of noisy data, sampling a Gaussian relationship between x and y. Data points are black circles. Know positions are white circles. Left the relationship is approximated by multiple linear segments, right is approximated by multiple quadratic segments.</w:t>
      </w:r>
    </w:p>
    <w:p w14:paraId="7DFAABF1" w14:textId="77777777" w:rsidR="001A1511" w:rsidRPr="00BD5D00" w:rsidRDefault="001A1511" w:rsidP="00BD5D00">
      <w:pPr>
        <w:spacing w:before="0" w:after="200"/>
        <w:rPr>
          <w:i/>
          <w:iCs/>
          <w:sz w:val="18"/>
          <w:szCs w:val="18"/>
        </w:rPr>
      </w:pPr>
    </w:p>
    <w:p w14:paraId="2E0E1F94" w14:textId="77777777" w:rsidR="00E46C58" w:rsidRDefault="00E46C58" w:rsidP="00E46C58">
      <w:pPr>
        <w:pStyle w:val="Caption"/>
      </w:pPr>
    </w:p>
    <w:p w14:paraId="6EDE4C67" w14:textId="1440CA78" w:rsidR="008D410A" w:rsidRDefault="008D410A">
      <w:pPr>
        <w:spacing w:before="0" w:after="160" w:line="259" w:lineRule="auto"/>
      </w:pPr>
      <w:r>
        <w:br w:type="page"/>
      </w:r>
    </w:p>
    <w:p w14:paraId="74F913AA" w14:textId="77777777" w:rsidR="008D410A" w:rsidRPr="008D410A" w:rsidRDefault="008D410A" w:rsidP="008D410A">
      <w:pPr>
        <w:spacing w:before="0" w:after="200"/>
        <w:rPr>
          <w:i/>
          <w:iCs/>
          <w:sz w:val="18"/>
          <w:szCs w:val="18"/>
        </w:rPr>
      </w:pPr>
      <w:r w:rsidRPr="008D410A">
        <w:rPr>
          <w:i/>
          <w:iCs/>
          <w:noProof/>
          <w:sz w:val="18"/>
          <w:szCs w:val="18"/>
          <w:lang w:eastAsia="en-AU"/>
        </w:rPr>
        <w:lastRenderedPageBreak/>
        <w:drawing>
          <wp:inline distT="0" distB="0" distL="0" distR="0" wp14:anchorId="15E3AD40" wp14:editId="5A7A401F">
            <wp:extent cx="5731510" cy="2119275"/>
            <wp:effectExtent l="0" t="0" r="2540" b="0"/>
            <wp:docPr id="10" name="Picture 10" descr="C:\Users\harry.matthews\Documents\Thesis\Ch 1\Figures\Projection_to_latent_structures(quadra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ry.matthews\Documents\Thesis\Ch 1\Figures\Projection_to_latent_structures(quadratic).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19275"/>
                    </a:xfrm>
                    <a:prstGeom prst="rect">
                      <a:avLst/>
                    </a:prstGeom>
                    <a:noFill/>
                    <a:ln>
                      <a:noFill/>
                    </a:ln>
                  </pic:spPr>
                </pic:pic>
              </a:graphicData>
            </a:graphic>
          </wp:inline>
        </w:drawing>
      </w:r>
    </w:p>
    <w:p w14:paraId="12746216" w14:textId="77777777" w:rsidR="008D410A" w:rsidRPr="008D410A" w:rsidRDefault="008D410A" w:rsidP="008D410A">
      <w:pPr>
        <w:spacing w:before="0" w:after="200"/>
        <w:rPr>
          <w:i/>
          <w:iCs/>
          <w:sz w:val="18"/>
          <w:szCs w:val="18"/>
        </w:rPr>
      </w:pPr>
      <w:bookmarkStart w:id="51" w:name="_Ref441406294"/>
      <w:r w:rsidRPr="008D410A">
        <w:rPr>
          <w:i/>
          <w:iCs/>
          <w:sz w:val="18"/>
          <w:szCs w:val="18"/>
        </w:rPr>
        <w:t xml:space="preserve">Figure </w:t>
      </w:r>
      <w:r w:rsidRPr="008D410A">
        <w:rPr>
          <w:i/>
          <w:iCs/>
          <w:sz w:val="18"/>
          <w:szCs w:val="18"/>
        </w:rPr>
        <w:fldChar w:fldCharType="begin"/>
      </w:r>
      <w:r w:rsidRPr="008D410A">
        <w:rPr>
          <w:i/>
          <w:iCs/>
          <w:sz w:val="18"/>
          <w:szCs w:val="18"/>
        </w:rPr>
        <w:instrText xml:space="preserve"> STYLEREF 1 \s </w:instrText>
      </w:r>
      <w:r w:rsidRPr="008D410A">
        <w:rPr>
          <w:i/>
          <w:iCs/>
          <w:sz w:val="18"/>
          <w:szCs w:val="18"/>
        </w:rPr>
        <w:fldChar w:fldCharType="separate"/>
      </w:r>
      <w:r w:rsidR="006439E2">
        <w:rPr>
          <w:i/>
          <w:iCs/>
          <w:noProof/>
          <w:sz w:val="18"/>
          <w:szCs w:val="18"/>
        </w:rPr>
        <w:t>2</w:t>
      </w:r>
      <w:r w:rsidRPr="008D410A">
        <w:rPr>
          <w:i/>
          <w:iCs/>
          <w:noProof/>
          <w:sz w:val="18"/>
          <w:szCs w:val="18"/>
        </w:rPr>
        <w:fldChar w:fldCharType="end"/>
      </w:r>
      <w:r w:rsidRPr="008D410A">
        <w:rPr>
          <w:i/>
          <w:iCs/>
          <w:sz w:val="18"/>
          <w:szCs w:val="18"/>
        </w:rPr>
        <w:t>.</w:t>
      </w:r>
      <w:r w:rsidRPr="008D410A">
        <w:rPr>
          <w:i/>
          <w:iCs/>
          <w:sz w:val="18"/>
          <w:szCs w:val="18"/>
        </w:rPr>
        <w:fldChar w:fldCharType="begin"/>
      </w:r>
      <w:r w:rsidRPr="008D410A">
        <w:rPr>
          <w:i/>
          <w:iCs/>
          <w:sz w:val="18"/>
          <w:szCs w:val="18"/>
        </w:rPr>
        <w:instrText xml:space="preserve"> SEQ Figure \* ARABIC \s 1 </w:instrText>
      </w:r>
      <w:r w:rsidRPr="008D410A">
        <w:rPr>
          <w:i/>
          <w:iCs/>
          <w:sz w:val="18"/>
          <w:szCs w:val="18"/>
        </w:rPr>
        <w:fldChar w:fldCharType="separate"/>
      </w:r>
      <w:r w:rsidR="006439E2">
        <w:rPr>
          <w:i/>
          <w:iCs/>
          <w:noProof/>
          <w:sz w:val="18"/>
          <w:szCs w:val="18"/>
        </w:rPr>
        <w:t>15</w:t>
      </w:r>
      <w:r w:rsidRPr="008D410A">
        <w:rPr>
          <w:i/>
          <w:iCs/>
          <w:noProof/>
          <w:sz w:val="18"/>
          <w:szCs w:val="18"/>
        </w:rPr>
        <w:fldChar w:fldCharType="end"/>
      </w:r>
      <w:bookmarkEnd w:id="51"/>
      <w:r w:rsidRPr="008D410A">
        <w:rPr>
          <w:i/>
          <w:iCs/>
          <w:sz w:val="18"/>
          <w:szCs w:val="18"/>
        </w:rPr>
        <w:t xml:space="preserve"> Partial least-squares regression with a quadratic inner relation. Compare to </w:t>
      </w:r>
      <w:r w:rsidRPr="008D410A">
        <w:rPr>
          <w:i/>
          <w:iCs/>
          <w:sz w:val="18"/>
          <w:szCs w:val="18"/>
        </w:rPr>
        <w:fldChar w:fldCharType="begin"/>
      </w:r>
      <w:r w:rsidRPr="008D410A">
        <w:rPr>
          <w:i/>
          <w:iCs/>
          <w:sz w:val="18"/>
          <w:szCs w:val="18"/>
        </w:rPr>
        <w:instrText xml:space="preserve"> REF _Ref440545003 \h </w:instrText>
      </w:r>
      <w:r w:rsidRPr="008D410A">
        <w:rPr>
          <w:i/>
          <w:iCs/>
          <w:sz w:val="18"/>
          <w:szCs w:val="18"/>
        </w:rPr>
      </w:r>
      <w:r w:rsidRPr="008D410A">
        <w:rPr>
          <w:i/>
          <w:iCs/>
          <w:sz w:val="18"/>
          <w:szCs w:val="18"/>
        </w:rPr>
        <w:fldChar w:fldCharType="separate"/>
      </w:r>
      <w:r w:rsidR="006439E2">
        <w:t xml:space="preserve">Figure </w:t>
      </w:r>
      <w:r w:rsidR="006439E2">
        <w:rPr>
          <w:noProof/>
        </w:rPr>
        <w:t>2</w:t>
      </w:r>
      <w:r w:rsidR="006439E2">
        <w:t>.</w:t>
      </w:r>
      <w:r w:rsidR="006439E2">
        <w:rPr>
          <w:noProof/>
        </w:rPr>
        <w:t>12</w:t>
      </w:r>
      <w:r w:rsidRPr="008D410A">
        <w:rPr>
          <w:i/>
          <w:iCs/>
          <w:sz w:val="18"/>
          <w:szCs w:val="18"/>
        </w:rPr>
        <w:fldChar w:fldCharType="end"/>
      </w:r>
      <w:r w:rsidRPr="008D410A">
        <w:rPr>
          <w:i/>
          <w:iCs/>
          <w:sz w:val="18"/>
          <w:szCs w:val="18"/>
        </w:rPr>
        <w:t>. Blue points are actual variable values, red points are their projections, green points are their values predicted by the regression model. The vectors w and q are determined through the predictor (A) and response (B) space respectively. Projections onto these vectors (t and u) constitute a one-dimensional recoding of the X and Y variables. The vectors are determined so that the quadratic relationship between t and u is maximised. In this case the quadratic relationship is not a very good fit and these are very similar to those extracted in the linear model (</w:t>
      </w:r>
      <w:r w:rsidRPr="008D410A">
        <w:rPr>
          <w:i/>
          <w:iCs/>
          <w:sz w:val="18"/>
          <w:szCs w:val="18"/>
        </w:rPr>
        <w:fldChar w:fldCharType="begin"/>
      </w:r>
      <w:r w:rsidRPr="008D410A">
        <w:rPr>
          <w:i/>
          <w:iCs/>
          <w:sz w:val="18"/>
          <w:szCs w:val="18"/>
        </w:rPr>
        <w:instrText xml:space="preserve"> REF _Ref440545003 \h </w:instrText>
      </w:r>
      <w:r w:rsidRPr="008D410A">
        <w:rPr>
          <w:i/>
          <w:iCs/>
          <w:sz w:val="18"/>
          <w:szCs w:val="18"/>
        </w:rPr>
      </w:r>
      <w:r w:rsidRPr="008D410A">
        <w:rPr>
          <w:i/>
          <w:iCs/>
          <w:sz w:val="18"/>
          <w:szCs w:val="18"/>
        </w:rPr>
        <w:fldChar w:fldCharType="separate"/>
      </w:r>
      <w:r w:rsidR="006439E2">
        <w:t xml:space="preserve">Figure </w:t>
      </w:r>
      <w:r w:rsidR="006439E2">
        <w:rPr>
          <w:noProof/>
        </w:rPr>
        <w:t>2</w:t>
      </w:r>
      <w:r w:rsidR="006439E2">
        <w:t>.</w:t>
      </w:r>
      <w:r w:rsidR="006439E2">
        <w:rPr>
          <w:noProof/>
        </w:rPr>
        <w:t>12</w:t>
      </w:r>
      <w:r w:rsidRPr="008D410A">
        <w:rPr>
          <w:i/>
          <w:iCs/>
          <w:sz w:val="18"/>
          <w:szCs w:val="18"/>
        </w:rPr>
        <w:fldChar w:fldCharType="end"/>
      </w:r>
      <w:r w:rsidRPr="008D410A">
        <w:rPr>
          <w:i/>
          <w:iCs/>
          <w:sz w:val="18"/>
          <w:szCs w:val="18"/>
        </w:rPr>
        <w:t xml:space="preserve">) t is regressed on u (C) by non-linear least-squares regression (C) to. The predicted Y values are plotted in D. The predicted Y values will always lie along a single vector. </w:t>
      </w:r>
    </w:p>
    <w:p w14:paraId="14A40FA6" w14:textId="77777777" w:rsidR="00BD5D00" w:rsidRDefault="00BD5D00">
      <w:pPr>
        <w:spacing w:before="0" w:after="160" w:line="259" w:lineRule="auto"/>
      </w:pPr>
    </w:p>
    <w:p w14:paraId="1E42B0A5" w14:textId="77777777" w:rsidR="00650D03" w:rsidRPr="00650D03" w:rsidRDefault="00650D03" w:rsidP="00650D03"/>
    <w:p w14:paraId="5B1CE26A" w14:textId="3216593B" w:rsidR="0076447A" w:rsidRPr="0076447A" w:rsidRDefault="0076447A" w:rsidP="0076447A">
      <w:pPr>
        <w:pStyle w:val="Caption"/>
      </w:pPr>
    </w:p>
    <w:p w14:paraId="73361479" w14:textId="77777777" w:rsidR="00ED701B" w:rsidRDefault="00ED701B" w:rsidP="00A7548B">
      <w:pPr>
        <w:pStyle w:val="Heading6"/>
        <w:numPr>
          <w:ilvl w:val="0"/>
          <w:numId w:val="0"/>
        </w:numPr>
        <w:ind w:left="3419"/>
      </w:pPr>
    </w:p>
    <w:p w14:paraId="41B00ABA" w14:textId="77777777" w:rsidR="00E23A8E" w:rsidRPr="00E23A8E" w:rsidRDefault="00ED701B" w:rsidP="00E23A8E">
      <w:pPr>
        <w:pStyle w:val="EndNoteBibliography"/>
        <w:ind w:left="720" w:hanging="720"/>
      </w:pPr>
      <w:r>
        <w:fldChar w:fldCharType="begin"/>
      </w:r>
      <w:r>
        <w:instrText xml:space="preserve"> ADDIN EN.REFLIST </w:instrText>
      </w:r>
      <w:r>
        <w:fldChar w:fldCharType="separate"/>
      </w:r>
      <w:bookmarkStart w:id="52" w:name="_ENREF_1"/>
      <w:r w:rsidR="00E23A8E" w:rsidRPr="00E23A8E">
        <w:t xml:space="preserve">ABDI, H. 2010. Partial least squares regression and projection on latent structure regression (PLS Regression). </w:t>
      </w:r>
      <w:r w:rsidR="00E23A8E" w:rsidRPr="00E23A8E">
        <w:rPr>
          <w:i/>
        </w:rPr>
        <w:t>Wiley Interdisciplinary Reviews: Computational Statistics,</w:t>
      </w:r>
      <w:r w:rsidR="00E23A8E" w:rsidRPr="00E23A8E">
        <w:t xml:space="preserve"> 2</w:t>
      </w:r>
      <w:r w:rsidR="00E23A8E" w:rsidRPr="00E23A8E">
        <w:rPr>
          <w:b/>
        </w:rPr>
        <w:t>,</w:t>
      </w:r>
      <w:r w:rsidR="00E23A8E" w:rsidRPr="00E23A8E">
        <w:t xml:space="preserve"> 97-106.</w:t>
      </w:r>
      <w:bookmarkEnd w:id="52"/>
    </w:p>
    <w:p w14:paraId="7CD5C259" w14:textId="77777777" w:rsidR="00E23A8E" w:rsidRPr="00E23A8E" w:rsidRDefault="00E23A8E" w:rsidP="00E23A8E">
      <w:pPr>
        <w:pStyle w:val="EndNoteBibliography"/>
        <w:ind w:left="720" w:hanging="720"/>
      </w:pPr>
      <w:bookmarkStart w:id="53" w:name="_ENREF_2"/>
      <w:r w:rsidRPr="00E23A8E">
        <w:t xml:space="preserve">ACKERMANN, R. R. &amp; CHEVERUD, J. M. 2000. Phenotypic covariance structure in tamarins(genus Saguinus): a comparison of variation patterns using matrix correlation and common principal component analysis. </w:t>
      </w:r>
      <w:r w:rsidRPr="00E23A8E">
        <w:rPr>
          <w:i/>
        </w:rPr>
        <w:t>American Journal of Physical Anthropology,</w:t>
      </w:r>
      <w:r w:rsidRPr="00E23A8E">
        <w:t xml:space="preserve"> 111</w:t>
      </w:r>
      <w:r w:rsidRPr="00E23A8E">
        <w:rPr>
          <w:b/>
        </w:rPr>
        <w:t>,</w:t>
      </w:r>
      <w:r w:rsidRPr="00E23A8E">
        <w:t xml:space="preserve"> 489.</w:t>
      </w:r>
      <w:bookmarkEnd w:id="53"/>
    </w:p>
    <w:p w14:paraId="6DAEDF47" w14:textId="77777777" w:rsidR="00E23A8E" w:rsidRPr="00E23A8E" w:rsidRDefault="00E23A8E" w:rsidP="00E23A8E">
      <w:pPr>
        <w:pStyle w:val="EndNoteBibliography"/>
        <w:ind w:left="720" w:hanging="720"/>
      </w:pPr>
      <w:bookmarkStart w:id="54" w:name="_ENREF_3"/>
      <w:r w:rsidRPr="00E23A8E">
        <w:t xml:space="preserve">ACKERMANN, R. R. &amp; CHEVERUD, J. M. 2004. Morphological integration in primate evolution. </w:t>
      </w:r>
      <w:r w:rsidRPr="00E23A8E">
        <w:rPr>
          <w:i/>
        </w:rPr>
        <w:t>In:</w:t>
      </w:r>
      <w:r w:rsidRPr="00E23A8E">
        <w:t xml:space="preserve"> PIGILIUCCI, M. &amp; PRESTON, K. (eds.) </w:t>
      </w:r>
      <w:r w:rsidRPr="00E23A8E">
        <w:rPr>
          <w:i/>
        </w:rPr>
        <w:t>Phenotypic Integration: Studying the Ecology and Evolution of Complex Phenotypes.</w:t>
      </w:r>
      <w:r w:rsidRPr="00E23A8E">
        <w:t xml:space="preserve"> New York: Oxford University Press.</w:t>
      </w:r>
      <w:bookmarkEnd w:id="54"/>
    </w:p>
    <w:p w14:paraId="4A10D745" w14:textId="77777777" w:rsidR="00E23A8E" w:rsidRPr="00E23A8E" w:rsidRDefault="00E23A8E" w:rsidP="00E23A8E">
      <w:pPr>
        <w:pStyle w:val="EndNoteBibliography"/>
        <w:ind w:left="720" w:hanging="720"/>
      </w:pPr>
      <w:bookmarkStart w:id="55" w:name="_ENREF_4"/>
      <w:r w:rsidRPr="00E23A8E">
        <w:t xml:space="preserve">ADAMS, D. C. &amp; CERNEY, M. M. 2007. Quantifying biomechanical motion using Procrustes motion analysis. </w:t>
      </w:r>
      <w:r w:rsidRPr="00E23A8E">
        <w:rPr>
          <w:i/>
        </w:rPr>
        <w:t>Journal of biomechanics,</w:t>
      </w:r>
      <w:r w:rsidRPr="00E23A8E">
        <w:t xml:space="preserve"> 40</w:t>
      </w:r>
      <w:r w:rsidRPr="00E23A8E">
        <w:rPr>
          <w:b/>
        </w:rPr>
        <w:t>,</w:t>
      </w:r>
      <w:r w:rsidRPr="00E23A8E">
        <w:t xml:space="preserve"> 437-444.</w:t>
      </w:r>
      <w:bookmarkEnd w:id="55"/>
    </w:p>
    <w:p w14:paraId="656775A7" w14:textId="77777777" w:rsidR="00E23A8E" w:rsidRPr="00E23A8E" w:rsidRDefault="00E23A8E" w:rsidP="00E23A8E">
      <w:pPr>
        <w:pStyle w:val="EndNoteBibliography"/>
        <w:ind w:left="720" w:hanging="720"/>
      </w:pPr>
      <w:bookmarkStart w:id="56" w:name="_ENREF_5"/>
      <w:r w:rsidRPr="00E23A8E">
        <w:t xml:space="preserve">ADAMS, D. C., ROHLF, F. J. &amp; SLICE, D. E. 2004. Geometric morphometrics: Ten years of progress following the ‘revolution’. </w:t>
      </w:r>
      <w:r w:rsidRPr="00E23A8E">
        <w:rPr>
          <w:i/>
        </w:rPr>
        <w:t>Italian Journal of Zoology,</w:t>
      </w:r>
      <w:r w:rsidRPr="00E23A8E">
        <w:t xml:space="preserve"> 71</w:t>
      </w:r>
      <w:r w:rsidRPr="00E23A8E">
        <w:rPr>
          <w:b/>
        </w:rPr>
        <w:t>,</w:t>
      </w:r>
      <w:r w:rsidRPr="00E23A8E">
        <w:t xml:space="preserve"> 5-16.</w:t>
      </w:r>
      <w:bookmarkEnd w:id="56"/>
    </w:p>
    <w:p w14:paraId="3CE9AEB3" w14:textId="77777777" w:rsidR="00E23A8E" w:rsidRPr="00E23A8E" w:rsidRDefault="00E23A8E" w:rsidP="00E23A8E">
      <w:pPr>
        <w:pStyle w:val="EndNoteBibliography"/>
        <w:ind w:left="720" w:hanging="720"/>
      </w:pPr>
      <w:bookmarkStart w:id="57" w:name="_ENREF_6"/>
      <w:r w:rsidRPr="00E23A8E">
        <w:t xml:space="preserve">ALDRIDGE, K., BOYADJIEV, S., CAPONE, G., DELEON, V. &amp; RICHTSMEIER, J. 2005. Precision and error of three-dimensional phenotypic measures acquired from 3dMD </w:t>
      </w:r>
      <w:r w:rsidRPr="00E23A8E">
        <w:lastRenderedPageBreak/>
        <w:t xml:space="preserve">photgrammetric images. </w:t>
      </w:r>
      <w:r w:rsidRPr="00E23A8E">
        <w:rPr>
          <w:i/>
        </w:rPr>
        <w:t>American Journal of Medical Genetics Part A,</w:t>
      </w:r>
      <w:r w:rsidRPr="00E23A8E">
        <w:t xml:space="preserve"> 138A</w:t>
      </w:r>
      <w:r w:rsidRPr="00E23A8E">
        <w:rPr>
          <w:b/>
        </w:rPr>
        <w:t>,</w:t>
      </w:r>
      <w:r w:rsidRPr="00E23A8E">
        <w:t xml:space="preserve"> 247-253.</w:t>
      </w:r>
      <w:bookmarkEnd w:id="57"/>
    </w:p>
    <w:p w14:paraId="47A1BD42" w14:textId="77777777" w:rsidR="00E23A8E" w:rsidRPr="00E23A8E" w:rsidRDefault="00E23A8E" w:rsidP="00E23A8E">
      <w:pPr>
        <w:pStyle w:val="EndNoteBibliography"/>
        <w:ind w:left="720" w:hanging="720"/>
      </w:pPr>
      <w:bookmarkStart w:id="58" w:name="_ENREF_7"/>
      <w:r w:rsidRPr="00E23A8E">
        <w:t xml:space="preserve">ALLANSON, J., O'HARA, P., FARKAS, L. &amp; NAIR, R. 1993. Anthropometric craniofacial pattern profiles in Down syndrome. </w:t>
      </w:r>
      <w:r w:rsidRPr="00E23A8E">
        <w:rPr>
          <w:i/>
        </w:rPr>
        <w:t>American journal of medical genetics,</w:t>
      </w:r>
      <w:r w:rsidRPr="00E23A8E">
        <w:t xml:space="preserve"> 47</w:t>
      </w:r>
      <w:r w:rsidRPr="00E23A8E">
        <w:rPr>
          <w:b/>
        </w:rPr>
        <w:t>,</w:t>
      </w:r>
      <w:r w:rsidRPr="00E23A8E">
        <w:t xml:space="preserve"> 748-752.</w:t>
      </w:r>
      <w:bookmarkEnd w:id="58"/>
    </w:p>
    <w:p w14:paraId="5C35C847" w14:textId="77777777" w:rsidR="00E23A8E" w:rsidRPr="00E23A8E" w:rsidRDefault="00E23A8E" w:rsidP="00E23A8E">
      <w:pPr>
        <w:pStyle w:val="EndNoteBibliography"/>
        <w:ind w:left="720" w:hanging="720"/>
      </w:pPr>
      <w:bookmarkStart w:id="59" w:name="_ENREF_8"/>
      <w:r w:rsidRPr="00E23A8E">
        <w:t xml:space="preserve">ALLANSON, J. E. &amp; COLE, T. R. 1996. Sotos syndrome: evolution of facial phenotype subjective and objective assessment. </w:t>
      </w:r>
      <w:r w:rsidRPr="00E23A8E">
        <w:rPr>
          <w:i/>
        </w:rPr>
        <w:t>American journal of medical genetics,</w:t>
      </w:r>
      <w:r w:rsidRPr="00E23A8E">
        <w:t xml:space="preserve"> 65</w:t>
      </w:r>
      <w:r w:rsidRPr="00E23A8E">
        <w:rPr>
          <w:b/>
        </w:rPr>
        <w:t>,</w:t>
      </w:r>
      <w:r w:rsidRPr="00E23A8E">
        <w:t xml:space="preserve"> 13-20.</w:t>
      </w:r>
      <w:bookmarkEnd w:id="59"/>
    </w:p>
    <w:p w14:paraId="42120A0A" w14:textId="77777777" w:rsidR="00E23A8E" w:rsidRPr="00E23A8E" w:rsidRDefault="00E23A8E" w:rsidP="00E23A8E">
      <w:pPr>
        <w:pStyle w:val="EndNoteBibliography"/>
        <w:ind w:left="720" w:hanging="720"/>
      </w:pPr>
      <w:bookmarkStart w:id="60" w:name="_ENREF_9"/>
      <w:r w:rsidRPr="00E23A8E">
        <w:t>ALLANSON, J. E. &amp; HENNEKAM, R. 1997. Rubinstein</w:t>
      </w:r>
      <w:r w:rsidRPr="00E23A8E">
        <w:rPr>
          <w:rFonts w:ascii="Cambria Math" w:hAnsi="Cambria Math" w:cs="Cambria Math"/>
        </w:rPr>
        <w:t>‐</w:t>
      </w:r>
      <w:r w:rsidRPr="00E23A8E">
        <w:t xml:space="preserve">Taybi syndrome: Objective evaluation of craniofacial structure. </w:t>
      </w:r>
      <w:r w:rsidRPr="00E23A8E">
        <w:rPr>
          <w:i/>
        </w:rPr>
        <w:t>American journal of medical genetics,</w:t>
      </w:r>
      <w:r w:rsidRPr="00E23A8E">
        <w:t xml:space="preserve"> 71</w:t>
      </w:r>
      <w:r w:rsidRPr="00E23A8E">
        <w:rPr>
          <w:b/>
        </w:rPr>
        <w:t>,</w:t>
      </w:r>
      <w:r w:rsidRPr="00E23A8E">
        <w:t xml:space="preserve"> 414-419.</w:t>
      </w:r>
      <w:bookmarkEnd w:id="60"/>
    </w:p>
    <w:p w14:paraId="1974D87B" w14:textId="77777777" w:rsidR="00E23A8E" w:rsidRPr="00E23A8E" w:rsidRDefault="00E23A8E" w:rsidP="00E23A8E">
      <w:pPr>
        <w:pStyle w:val="EndNoteBibliography"/>
        <w:ind w:left="720" w:hanging="720"/>
      </w:pPr>
      <w:bookmarkStart w:id="61" w:name="_ENREF_10"/>
      <w:r w:rsidRPr="00E23A8E">
        <w:t xml:space="preserve">ALLANSON, J. E., HENNEKAM, R. &amp; IRELAND, M. 1997. De Lange syndrome: subjective and objective comparison of the classical and mild phenotypes. </w:t>
      </w:r>
      <w:r w:rsidRPr="00E23A8E">
        <w:rPr>
          <w:i/>
        </w:rPr>
        <w:t>Journal of medical genetics,</w:t>
      </w:r>
      <w:r w:rsidRPr="00E23A8E">
        <w:t xml:space="preserve"> 34</w:t>
      </w:r>
      <w:r w:rsidRPr="00E23A8E">
        <w:rPr>
          <w:b/>
        </w:rPr>
        <w:t>,</w:t>
      </w:r>
      <w:r w:rsidRPr="00E23A8E">
        <w:t xml:space="preserve"> 645-650.</w:t>
      </w:r>
      <w:bookmarkEnd w:id="61"/>
    </w:p>
    <w:p w14:paraId="4FF68E00" w14:textId="77777777" w:rsidR="00E23A8E" w:rsidRPr="00E23A8E" w:rsidRDefault="00E23A8E" w:rsidP="00E23A8E">
      <w:pPr>
        <w:pStyle w:val="EndNoteBibliography"/>
        <w:ind w:left="720" w:hanging="720"/>
      </w:pPr>
      <w:bookmarkStart w:id="62" w:name="_ENREF_11"/>
      <w:r w:rsidRPr="00E23A8E">
        <w:t>ANDRESEN, P. R., BOOKSTEIN, F. L., COURADSEN, K., ERSBOLL, B. K., MARSH, J. L. &amp; KREIBORG, S. 2000. Surface-bounded growth modeling applied to human mandibles.</w:t>
      </w:r>
      <w:r w:rsidRPr="00E23A8E">
        <w:rPr>
          <w:i/>
        </w:rPr>
        <w:t xml:space="preserve"> IEEE Transactions on Medical Imaging,</w:t>
      </w:r>
      <w:r w:rsidRPr="00E23A8E">
        <w:t xml:space="preserve"> 19</w:t>
      </w:r>
      <w:r w:rsidRPr="00E23A8E">
        <w:rPr>
          <w:b/>
        </w:rPr>
        <w:t>,</w:t>
      </w:r>
      <w:r w:rsidRPr="00E23A8E">
        <w:t xml:space="preserve"> 1053-1063.</w:t>
      </w:r>
      <w:bookmarkEnd w:id="62"/>
    </w:p>
    <w:p w14:paraId="1C1CBE58" w14:textId="77777777" w:rsidR="00E23A8E" w:rsidRPr="00E23A8E" w:rsidRDefault="00E23A8E" w:rsidP="00E23A8E">
      <w:pPr>
        <w:pStyle w:val="EndNoteBibliography"/>
        <w:ind w:left="720" w:hanging="720"/>
      </w:pPr>
      <w:bookmarkStart w:id="63" w:name="_ENREF_12"/>
      <w:r w:rsidRPr="00E23A8E">
        <w:t xml:space="preserve">ANDRESEN, P. R. &amp; NIELSEN, M. 2001. Non-rigid registration by geometry-constrained diffusion. </w:t>
      </w:r>
      <w:r w:rsidRPr="00E23A8E">
        <w:rPr>
          <w:i/>
        </w:rPr>
        <w:t>Medical Image Analysis,</w:t>
      </w:r>
      <w:r w:rsidRPr="00E23A8E">
        <w:t xml:space="preserve"> 5</w:t>
      </w:r>
      <w:r w:rsidRPr="00E23A8E">
        <w:rPr>
          <w:b/>
        </w:rPr>
        <w:t>,</w:t>
      </w:r>
      <w:r w:rsidRPr="00E23A8E">
        <w:t xml:space="preserve"> 81-88.</w:t>
      </w:r>
      <w:bookmarkEnd w:id="63"/>
    </w:p>
    <w:p w14:paraId="278DA0CE" w14:textId="77777777" w:rsidR="00E23A8E" w:rsidRPr="00E23A8E" w:rsidRDefault="00E23A8E" w:rsidP="00E23A8E">
      <w:pPr>
        <w:pStyle w:val="EndNoteBibliography"/>
        <w:ind w:left="720" w:hanging="720"/>
      </w:pPr>
      <w:bookmarkStart w:id="64" w:name="_ENREF_13"/>
      <w:r w:rsidRPr="00E23A8E">
        <w:t xml:space="preserve">AYNECHI, N., LARSON, B. E., LEON-SALAZAR, V. &amp; BEIRAGHI, S. 2011. Accuracy and precision of a 3D anthropometric facial analysis with and without landmark labeling before image acquisition. </w:t>
      </w:r>
      <w:r w:rsidRPr="00E23A8E">
        <w:rPr>
          <w:i/>
        </w:rPr>
        <w:t>Angle Orthod,</w:t>
      </w:r>
      <w:r w:rsidRPr="00E23A8E">
        <w:t xml:space="preserve"> 81</w:t>
      </w:r>
      <w:r w:rsidRPr="00E23A8E">
        <w:rPr>
          <w:b/>
        </w:rPr>
        <w:t>,</w:t>
      </w:r>
      <w:r w:rsidRPr="00E23A8E">
        <w:t xml:space="preserve"> 245-52.</w:t>
      </w:r>
      <w:bookmarkEnd w:id="64"/>
    </w:p>
    <w:p w14:paraId="22D465E9" w14:textId="77777777" w:rsidR="00E23A8E" w:rsidRPr="00E23A8E" w:rsidRDefault="00E23A8E" w:rsidP="00E23A8E">
      <w:pPr>
        <w:pStyle w:val="EndNoteBibliography"/>
        <w:ind w:left="720" w:hanging="720"/>
      </w:pPr>
      <w:bookmarkStart w:id="65" w:name="_ENREF_14"/>
      <w:r w:rsidRPr="00E23A8E">
        <w:t xml:space="preserve">BAER, M. J. 1973. </w:t>
      </w:r>
      <w:r w:rsidRPr="00E23A8E">
        <w:rPr>
          <w:i/>
        </w:rPr>
        <w:t xml:space="preserve">Growth and Maturation. An Introduction to Physical Development, </w:t>
      </w:r>
      <w:r w:rsidRPr="00E23A8E">
        <w:t>Cambidge, MA, Howard A Doyle.</w:t>
      </w:r>
      <w:bookmarkEnd w:id="65"/>
    </w:p>
    <w:p w14:paraId="14676D69" w14:textId="77777777" w:rsidR="00E23A8E" w:rsidRPr="00E23A8E" w:rsidRDefault="00E23A8E" w:rsidP="00E23A8E">
      <w:pPr>
        <w:pStyle w:val="EndNoteBibliography"/>
        <w:ind w:left="720" w:hanging="720"/>
      </w:pPr>
      <w:bookmarkStart w:id="66" w:name="_ENREF_15"/>
      <w:r w:rsidRPr="00E23A8E">
        <w:t xml:space="preserve">BASTIR, M. &amp; ROSAS, A. 2005. Hierarchical nature of morphological integration and modularity in the human posterior face. </w:t>
      </w:r>
      <w:r w:rsidRPr="00E23A8E">
        <w:rPr>
          <w:i/>
        </w:rPr>
        <w:t>Am J Phys Anthropol,</w:t>
      </w:r>
      <w:r w:rsidRPr="00E23A8E">
        <w:t xml:space="preserve"> 128</w:t>
      </w:r>
      <w:r w:rsidRPr="00E23A8E">
        <w:rPr>
          <w:b/>
        </w:rPr>
        <w:t>,</w:t>
      </w:r>
      <w:r w:rsidRPr="00E23A8E">
        <w:t xml:space="preserve"> 26-34.</w:t>
      </w:r>
      <w:bookmarkEnd w:id="66"/>
    </w:p>
    <w:p w14:paraId="330A18B3" w14:textId="77777777" w:rsidR="00E23A8E" w:rsidRPr="00E23A8E" w:rsidRDefault="00E23A8E" w:rsidP="00E23A8E">
      <w:pPr>
        <w:pStyle w:val="EndNoteBibliography"/>
        <w:ind w:left="720" w:hanging="720"/>
      </w:pPr>
      <w:bookmarkStart w:id="67" w:name="_ENREF_16"/>
      <w:r w:rsidRPr="00E23A8E">
        <w:t xml:space="preserve">BHUIYAN, Z. A., KLEIN, M., HAMMOND, P., VAN HAERINGEN, A., MANNENS, M. M., VAN BERCKELAER-ONNES, I. &amp; HENNEKAM, R. C. 2006. Genotype-phenotype correlations of 39 patients with Cornelia De Lange syndrome: the Dutch experience. </w:t>
      </w:r>
      <w:r w:rsidRPr="00E23A8E">
        <w:rPr>
          <w:i/>
        </w:rPr>
        <w:t>Journal of Medical Genetics,</w:t>
      </w:r>
      <w:r w:rsidRPr="00E23A8E">
        <w:t xml:space="preserve"> 43</w:t>
      </w:r>
      <w:r w:rsidRPr="00E23A8E">
        <w:rPr>
          <w:b/>
        </w:rPr>
        <w:t>,</w:t>
      </w:r>
      <w:r w:rsidRPr="00E23A8E">
        <w:t xml:space="preserve"> 568-575.</w:t>
      </w:r>
      <w:bookmarkEnd w:id="67"/>
    </w:p>
    <w:p w14:paraId="3F975BF6" w14:textId="77777777" w:rsidR="00E23A8E" w:rsidRPr="00E23A8E" w:rsidRDefault="00E23A8E" w:rsidP="00E23A8E">
      <w:pPr>
        <w:pStyle w:val="EndNoteBibliography"/>
        <w:ind w:left="720" w:hanging="720"/>
      </w:pPr>
      <w:bookmarkStart w:id="68" w:name="_ENREF_17"/>
      <w:r w:rsidRPr="00E23A8E">
        <w:t xml:space="preserve">BHULLAR, B.-A. S., MARUGÁN-LOBÓN, J., RACIMO, F., BEVER, G. S., ROWE, T. B., NORELL, M. A. &amp; ABZHANOV, A. 2012. Birds have paedomorphic dinosaur skulls. </w:t>
      </w:r>
      <w:r w:rsidRPr="00E23A8E">
        <w:rPr>
          <w:i/>
        </w:rPr>
        <w:t>Nature,</w:t>
      </w:r>
      <w:r w:rsidRPr="00E23A8E">
        <w:t xml:space="preserve"> 487</w:t>
      </w:r>
      <w:r w:rsidRPr="00E23A8E">
        <w:rPr>
          <w:b/>
        </w:rPr>
        <w:t>,</w:t>
      </w:r>
      <w:r w:rsidRPr="00E23A8E">
        <w:t xml:space="preserve"> 223-226.</w:t>
      </w:r>
      <w:bookmarkEnd w:id="68"/>
    </w:p>
    <w:p w14:paraId="6EA42D4D" w14:textId="77777777" w:rsidR="00E23A8E" w:rsidRPr="00E23A8E" w:rsidRDefault="00E23A8E" w:rsidP="00E23A8E">
      <w:pPr>
        <w:pStyle w:val="EndNoteBibliography"/>
        <w:ind w:left="720" w:hanging="720"/>
      </w:pPr>
      <w:bookmarkStart w:id="69" w:name="_ENREF_18"/>
      <w:r w:rsidRPr="00E23A8E">
        <w:t xml:space="preserve">BLACKITH, R. E. &amp; REYMENT, R. A. 1971. </w:t>
      </w:r>
      <w:r w:rsidRPr="00E23A8E">
        <w:rPr>
          <w:i/>
        </w:rPr>
        <w:t xml:space="preserve">Multivariate morphometrics, </w:t>
      </w:r>
      <w:r w:rsidRPr="00E23A8E">
        <w:t>New York, Academic Press.</w:t>
      </w:r>
      <w:bookmarkEnd w:id="69"/>
    </w:p>
    <w:p w14:paraId="674EE12B" w14:textId="77777777" w:rsidR="00E23A8E" w:rsidRPr="00E23A8E" w:rsidRDefault="00E23A8E" w:rsidP="00E23A8E">
      <w:pPr>
        <w:pStyle w:val="EndNoteBibliography"/>
        <w:ind w:left="720" w:hanging="720"/>
      </w:pPr>
      <w:bookmarkStart w:id="70" w:name="_ENREF_19"/>
      <w:r w:rsidRPr="00E23A8E">
        <w:lastRenderedPageBreak/>
        <w:t>BLANZ, V. &amp; VETTER, T. A morphable model for the synthesis of 3D faces.  Proceedings of the 26th annual conference on Computer graphics and interactive techniques, 1999. ACM Press/Addison-Wesley Publishing Co., 187-194.</w:t>
      </w:r>
      <w:bookmarkEnd w:id="70"/>
    </w:p>
    <w:p w14:paraId="165D8BF9" w14:textId="77777777" w:rsidR="00E23A8E" w:rsidRPr="00E23A8E" w:rsidRDefault="00E23A8E" w:rsidP="00E23A8E">
      <w:pPr>
        <w:pStyle w:val="EndNoteBibliography"/>
        <w:ind w:left="720" w:hanging="720"/>
      </w:pPr>
      <w:bookmarkStart w:id="71" w:name="_ENREF_20"/>
      <w:r w:rsidRPr="00E23A8E">
        <w:t xml:space="preserve">BOOKSTEIN, F. L. 1989. Principal warps: Thin-plate splines and the decomposition of deformations. </w:t>
      </w:r>
      <w:r w:rsidRPr="00E23A8E">
        <w:rPr>
          <w:i/>
        </w:rPr>
        <w:t>IEEE Transactions on Pattern Analysis &amp; Machine Intelligence</w:t>
      </w:r>
      <w:r w:rsidRPr="00E23A8E">
        <w:rPr>
          <w:b/>
        </w:rPr>
        <w:t>,</w:t>
      </w:r>
      <w:r w:rsidRPr="00E23A8E">
        <w:t xml:space="preserve"> 567-585.</w:t>
      </w:r>
      <w:bookmarkEnd w:id="71"/>
    </w:p>
    <w:p w14:paraId="31054EAC" w14:textId="77777777" w:rsidR="00E23A8E" w:rsidRPr="00E23A8E" w:rsidRDefault="00E23A8E" w:rsidP="00E23A8E">
      <w:pPr>
        <w:pStyle w:val="EndNoteBibliography"/>
        <w:ind w:left="720" w:hanging="720"/>
      </w:pPr>
      <w:bookmarkStart w:id="72" w:name="_ENREF_21"/>
      <w:r w:rsidRPr="00E23A8E">
        <w:t xml:space="preserve">BOOKSTEIN, F. L., GUNZ, P., MITTERŒCKER, P., PROSSINGER, H., SCHÆFER, K. &amp; SEIDLER, H. 2003. Cranial integration in Homo: singular warps analysis of the midsagittal plane in ontogeny and evolution. </w:t>
      </w:r>
      <w:r w:rsidRPr="00E23A8E">
        <w:rPr>
          <w:i/>
        </w:rPr>
        <w:t>Journal of Human Evolution,</w:t>
      </w:r>
      <w:r w:rsidRPr="00E23A8E">
        <w:t xml:space="preserve"> 44</w:t>
      </w:r>
      <w:r w:rsidRPr="00E23A8E">
        <w:rPr>
          <w:b/>
        </w:rPr>
        <w:t>,</w:t>
      </w:r>
      <w:r w:rsidRPr="00E23A8E">
        <w:t xml:space="preserve"> 167-187.</w:t>
      </w:r>
      <w:bookmarkEnd w:id="72"/>
    </w:p>
    <w:p w14:paraId="4AB081B5" w14:textId="77777777" w:rsidR="00E23A8E" w:rsidRPr="00E23A8E" w:rsidRDefault="00E23A8E" w:rsidP="00E23A8E">
      <w:pPr>
        <w:pStyle w:val="EndNoteBibliography"/>
        <w:ind w:left="720" w:hanging="720"/>
      </w:pPr>
      <w:bookmarkStart w:id="73" w:name="_ENREF_22"/>
      <w:r w:rsidRPr="00E23A8E">
        <w:t xml:space="preserve">BRERETON, R. G. 2015a. The chi squared and multinormal distributions. </w:t>
      </w:r>
      <w:r w:rsidRPr="00E23A8E">
        <w:rPr>
          <w:i/>
        </w:rPr>
        <w:t>Journal of Chemometrics,</w:t>
      </w:r>
      <w:r w:rsidRPr="00E23A8E">
        <w:t xml:space="preserve"> 29</w:t>
      </w:r>
      <w:r w:rsidRPr="00E23A8E">
        <w:rPr>
          <w:b/>
        </w:rPr>
        <w:t>,</w:t>
      </w:r>
      <w:r w:rsidRPr="00E23A8E">
        <w:t xml:space="preserve"> 9-12.</w:t>
      </w:r>
      <w:bookmarkEnd w:id="73"/>
    </w:p>
    <w:p w14:paraId="53D362EF" w14:textId="77777777" w:rsidR="00E23A8E" w:rsidRPr="00E23A8E" w:rsidRDefault="00E23A8E" w:rsidP="00E23A8E">
      <w:pPr>
        <w:pStyle w:val="EndNoteBibliography"/>
        <w:ind w:left="720" w:hanging="720"/>
      </w:pPr>
      <w:bookmarkStart w:id="74" w:name="_ENREF_23"/>
      <w:r w:rsidRPr="00E23A8E">
        <w:t xml:space="preserve">BRERETON, R. G. 2015b. The Mahalanobis distance and its relationship to principal component scores. </w:t>
      </w:r>
      <w:r w:rsidRPr="00E23A8E">
        <w:rPr>
          <w:i/>
        </w:rPr>
        <w:t>Journal of Chemometrics,</w:t>
      </w:r>
      <w:r w:rsidRPr="00E23A8E">
        <w:t xml:space="preserve"> 29</w:t>
      </w:r>
      <w:r w:rsidRPr="00E23A8E">
        <w:rPr>
          <w:b/>
        </w:rPr>
        <w:t>,</w:t>
      </w:r>
      <w:r w:rsidRPr="00E23A8E">
        <w:t xml:space="preserve"> 143-145.</w:t>
      </w:r>
      <w:bookmarkEnd w:id="74"/>
    </w:p>
    <w:p w14:paraId="31CCB1AA" w14:textId="77777777" w:rsidR="00E23A8E" w:rsidRPr="00E23A8E" w:rsidRDefault="00E23A8E" w:rsidP="00E23A8E">
      <w:pPr>
        <w:pStyle w:val="EndNoteBibliography"/>
        <w:ind w:left="720" w:hanging="720"/>
      </w:pPr>
      <w:bookmarkStart w:id="75" w:name="_ENREF_24"/>
      <w:r w:rsidRPr="00E23A8E">
        <w:t xml:space="preserve">BUGHAIGIS, L., MATTICK, C., ORTH, F., TIDDEMAN, B. &amp; HOBSON, R. 2014. 3D Facial Morphometry in Children with Oral Clefts. </w:t>
      </w:r>
      <w:r w:rsidRPr="00E23A8E">
        <w:rPr>
          <w:i/>
        </w:rPr>
        <w:t>The Cleft Palate-Craniofacial Journal,</w:t>
      </w:r>
      <w:r w:rsidRPr="00E23A8E">
        <w:t xml:space="preserve"> 51</w:t>
      </w:r>
      <w:r w:rsidRPr="00E23A8E">
        <w:rPr>
          <w:b/>
        </w:rPr>
        <w:t>,</w:t>
      </w:r>
      <w:r w:rsidRPr="00E23A8E">
        <w:t xml:space="preserve"> 452-461.</w:t>
      </w:r>
      <w:bookmarkEnd w:id="75"/>
    </w:p>
    <w:p w14:paraId="3C538E5A" w14:textId="77777777" w:rsidR="00E23A8E" w:rsidRPr="00E23A8E" w:rsidRDefault="00E23A8E" w:rsidP="00E23A8E">
      <w:pPr>
        <w:pStyle w:val="EndNoteBibliography"/>
        <w:ind w:left="720" w:hanging="720"/>
      </w:pPr>
      <w:bookmarkStart w:id="76" w:name="_ENREF_25"/>
      <w:r w:rsidRPr="00E23A8E">
        <w:t xml:space="preserve">BULYGINA, E., MITTEROECKER, P. &amp; AIELLO, L. 2006. Ontogeny of facial dimorphism and patterns of individual development within one human population. </w:t>
      </w:r>
      <w:r w:rsidRPr="00E23A8E">
        <w:rPr>
          <w:i/>
        </w:rPr>
        <w:t>American Journal of Physical Anthropology,</w:t>
      </w:r>
      <w:r w:rsidRPr="00E23A8E">
        <w:t xml:space="preserve"> 131</w:t>
      </w:r>
      <w:r w:rsidRPr="00E23A8E">
        <w:rPr>
          <w:b/>
        </w:rPr>
        <w:t>,</w:t>
      </w:r>
      <w:r w:rsidRPr="00E23A8E">
        <w:t xml:space="preserve"> 432-443.</w:t>
      </w:r>
      <w:bookmarkEnd w:id="76"/>
    </w:p>
    <w:p w14:paraId="2C43B424" w14:textId="77777777" w:rsidR="00E23A8E" w:rsidRPr="00E23A8E" w:rsidRDefault="00E23A8E" w:rsidP="00E23A8E">
      <w:pPr>
        <w:pStyle w:val="EndNoteBibliography"/>
        <w:ind w:left="720" w:hanging="720"/>
      </w:pPr>
      <w:bookmarkStart w:id="77" w:name="_ENREF_26"/>
      <w:r w:rsidRPr="00E23A8E">
        <w:t xml:space="preserve">CHEVERUD, J. M. 1989. A comparative analysis of morphological variation patterns in the papionins. </w:t>
      </w:r>
      <w:r w:rsidRPr="00E23A8E">
        <w:rPr>
          <w:i/>
        </w:rPr>
        <w:t>Evolution</w:t>
      </w:r>
      <w:r w:rsidRPr="00E23A8E">
        <w:rPr>
          <w:b/>
        </w:rPr>
        <w:t>,</w:t>
      </w:r>
      <w:r w:rsidRPr="00E23A8E">
        <w:t xml:space="preserve"> 1737-1747.</w:t>
      </w:r>
      <w:bookmarkEnd w:id="77"/>
    </w:p>
    <w:p w14:paraId="2EEB84BA" w14:textId="77777777" w:rsidR="00E23A8E" w:rsidRPr="00E23A8E" w:rsidRDefault="00E23A8E" w:rsidP="00E23A8E">
      <w:pPr>
        <w:pStyle w:val="EndNoteBibliography"/>
        <w:ind w:left="720" w:hanging="720"/>
      </w:pPr>
      <w:bookmarkStart w:id="78" w:name="_ENREF_27"/>
      <w:r w:rsidRPr="00E23A8E">
        <w:t xml:space="preserve">CHEVERUD, J. M. 1996. Developmental integration and the evolution of pleiotropy. </w:t>
      </w:r>
      <w:r w:rsidRPr="00E23A8E">
        <w:rPr>
          <w:i/>
        </w:rPr>
        <w:t>American Zoologist,</w:t>
      </w:r>
      <w:r w:rsidRPr="00E23A8E">
        <w:t xml:space="preserve"> 36</w:t>
      </w:r>
      <w:r w:rsidRPr="00E23A8E">
        <w:rPr>
          <w:b/>
        </w:rPr>
        <w:t>,</w:t>
      </w:r>
      <w:r w:rsidRPr="00E23A8E">
        <w:t xml:space="preserve"> 44-50.</w:t>
      </w:r>
      <w:bookmarkEnd w:id="78"/>
    </w:p>
    <w:p w14:paraId="211CEDC2" w14:textId="77777777" w:rsidR="00E23A8E" w:rsidRPr="00E23A8E" w:rsidRDefault="00E23A8E" w:rsidP="00E23A8E">
      <w:pPr>
        <w:pStyle w:val="EndNoteBibliography"/>
        <w:ind w:left="720" w:hanging="720"/>
      </w:pPr>
      <w:bookmarkStart w:id="79" w:name="_ENREF_28"/>
      <w:r w:rsidRPr="00E23A8E">
        <w:t xml:space="preserve">CLAES, P. 2007. </w:t>
      </w:r>
      <w:r w:rsidRPr="00E23A8E">
        <w:rPr>
          <w:i/>
        </w:rPr>
        <w:t>A robust statistical surface registration framework using implicit function representations: Application in craniofacial reconstruction.</w:t>
      </w:r>
      <w:r w:rsidRPr="00E23A8E">
        <w:t xml:space="preserve"> Doctor of Philosophy, KU, Leuven.</w:t>
      </w:r>
      <w:bookmarkEnd w:id="79"/>
    </w:p>
    <w:p w14:paraId="070247B0" w14:textId="77777777" w:rsidR="00E23A8E" w:rsidRPr="00E23A8E" w:rsidRDefault="00E23A8E" w:rsidP="00E23A8E">
      <w:pPr>
        <w:pStyle w:val="EndNoteBibliography"/>
        <w:ind w:left="720" w:hanging="720"/>
      </w:pPr>
      <w:bookmarkStart w:id="80" w:name="_ENREF_29"/>
      <w:r w:rsidRPr="00E23A8E">
        <w:t xml:space="preserve">CLAES, P., DANIELS, K., WALTERS, M., CLEMENT, J., VANDERMUELEN, D. &amp; SUETENS, P. 2012a. Dysmorphometrics: The modelling of morphological abnormality. </w:t>
      </w:r>
      <w:r w:rsidRPr="00E23A8E">
        <w:rPr>
          <w:i/>
        </w:rPr>
        <w:t>Theoretical Biology and Medical Modelling,</w:t>
      </w:r>
      <w:r w:rsidRPr="00E23A8E">
        <w:t xml:space="preserve"> 9.</w:t>
      </w:r>
      <w:bookmarkEnd w:id="80"/>
    </w:p>
    <w:p w14:paraId="7CA9A937" w14:textId="77777777" w:rsidR="00E23A8E" w:rsidRPr="00E23A8E" w:rsidRDefault="00E23A8E" w:rsidP="00E23A8E">
      <w:pPr>
        <w:pStyle w:val="EndNoteBibliography"/>
        <w:ind w:left="720" w:hanging="720"/>
      </w:pPr>
      <w:bookmarkStart w:id="81" w:name="_ENREF_30"/>
      <w:r w:rsidRPr="00E23A8E">
        <w:t xml:space="preserve">CLAES, P., LIBERTON, D., DANIELS, K., ROSANA, K., QUILLEN, E., PEARSON, L., MCEVOY, B., BAUCHER, M., ZAIDI, A., YAO, W., TANG, H., BARSH, G., ABSHER, D., PUTS, D., ROCHA, J., BELEZA, S., PEREIRA, R., BAYNAM, G., SUETENS, P., VANDERMEULEN, D., WAGNER, J., BOSTER, J. &amp; SHRIVER, M. 2014. Modelling 3D facial shape from DNA. </w:t>
      </w:r>
      <w:r w:rsidRPr="00E23A8E">
        <w:rPr>
          <w:i/>
        </w:rPr>
        <w:t>PLOS Genetics,</w:t>
      </w:r>
      <w:r w:rsidRPr="00E23A8E">
        <w:t xml:space="preserve"> 10.</w:t>
      </w:r>
      <w:bookmarkEnd w:id="81"/>
    </w:p>
    <w:p w14:paraId="1BFCE98E" w14:textId="77777777" w:rsidR="00E23A8E" w:rsidRPr="00E23A8E" w:rsidRDefault="00E23A8E" w:rsidP="00E23A8E">
      <w:pPr>
        <w:pStyle w:val="EndNoteBibliography"/>
        <w:ind w:left="720" w:hanging="720"/>
      </w:pPr>
      <w:bookmarkStart w:id="82" w:name="_ENREF_31"/>
      <w:r w:rsidRPr="00E23A8E">
        <w:lastRenderedPageBreak/>
        <w:t xml:space="preserve">CLAES, P., WALTERS, M. &amp; CLEMENT, J. 2012b. Improved facial outcome assessment using a 3D anthropometric mask. </w:t>
      </w:r>
      <w:r w:rsidRPr="00E23A8E">
        <w:rPr>
          <w:i/>
        </w:rPr>
        <w:t>International Journal of Oral and Maxillofacial Surgery,</w:t>
      </w:r>
      <w:r w:rsidRPr="00E23A8E">
        <w:t xml:space="preserve"> 41</w:t>
      </w:r>
      <w:r w:rsidRPr="00E23A8E">
        <w:rPr>
          <w:b/>
        </w:rPr>
        <w:t>,</w:t>
      </w:r>
      <w:r w:rsidRPr="00E23A8E">
        <w:t xml:space="preserve"> 324-330.</w:t>
      </w:r>
      <w:bookmarkEnd w:id="82"/>
    </w:p>
    <w:p w14:paraId="509345F0" w14:textId="77777777" w:rsidR="00E23A8E" w:rsidRPr="00E23A8E" w:rsidRDefault="00E23A8E" w:rsidP="00E23A8E">
      <w:pPr>
        <w:pStyle w:val="EndNoteBibliography"/>
        <w:ind w:left="720" w:hanging="720"/>
      </w:pPr>
      <w:bookmarkStart w:id="83" w:name="_ENREF_32"/>
      <w:r w:rsidRPr="00E23A8E">
        <w:t xml:space="preserve">CLAES, P., WALTERS, M., GILLETT, D., VANDERMEULEN, D., CLEMENT, J. &amp; SUETENS, P. 2013. The normal-equivalent: a patient-specific assessment of facial harmony. </w:t>
      </w:r>
      <w:r w:rsidRPr="00E23A8E">
        <w:rPr>
          <w:i/>
        </w:rPr>
        <w:t>International Journal of Oral and Maxillofacial Surgery,</w:t>
      </w:r>
      <w:r w:rsidRPr="00E23A8E">
        <w:t xml:space="preserve"> 42</w:t>
      </w:r>
      <w:r w:rsidRPr="00E23A8E">
        <w:rPr>
          <w:b/>
        </w:rPr>
        <w:t>,</w:t>
      </w:r>
      <w:r w:rsidRPr="00E23A8E">
        <w:t xml:space="preserve"> 1150-1158.</w:t>
      </w:r>
      <w:bookmarkEnd w:id="83"/>
    </w:p>
    <w:p w14:paraId="33705792" w14:textId="77777777" w:rsidR="00E23A8E" w:rsidRPr="00E23A8E" w:rsidRDefault="00E23A8E" w:rsidP="00E23A8E">
      <w:pPr>
        <w:pStyle w:val="EndNoteBibliography"/>
        <w:ind w:left="720" w:hanging="720"/>
      </w:pPr>
      <w:bookmarkStart w:id="84" w:name="_ENREF_33"/>
      <w:r w:rsidRPr="00E23A8E">
        <w:t xml:space="preserve">CLAES, P., WALTERS, M., VANDERMEULEN, D. &amp; CLEMENT, J. 2011. Spatially-dense 3D facial asymmetry assessment for both typical and disordered growth. </w:t>
      </w:r>
      <w:r w:rsidRPr="00E23A8E">
        <w:rPr>
          <w:i/>
        </w:rPr>
        <w:t>Journal of Anatomy,</w:t>
      </w:r>
      <w:r w:rsidRPr="00E23A8E">
        <w:t xml:space="preserve"> 219</w:t>
      </w:r>
      <w:r w:rsidRPr="00E23A8E">
        <w:rPr>
          <w:b/>
        </w:rPr>
        <w:t>,</w:t>
      </w:r>
      <w:r w:rsidRPr="00E23A8E">
        <w:t xml:space="preserve"> 444-455.</w:t>
      </w:r>
      <w:bookmarkEnd w:id="84"/>
    </w:p>
    <w:p w14:paraId="09CFDC56" w14:textId="77777777" w:rsidR="00E23A8E" w:rsidRPr="00E23A8E" w:rsidRDefault="00E23A8E" w:rsidP="00E23A8E">
      <w:pPr>
        <w:pStyle w:val="EndNoteBibliography"/>
        <w:ind w:left="720" w:hanging="720"/>
      </w:pPr>
      <w:bookmarkStart w:id="85" w:name="_ENREF_34"/>
      <w:r w:rsidRPr="00E23A8E">
        <w:t xml:space="preserve">COX-BRINKMAN, J., VEDDER, A., HOLLAK, C., RICHFIELD, L., MEHTA, A., ORTEU, K., WIJBURG, F. &amp; HAMMOND, P. 2007. Three-dimensional face shape in Fabry disease. </w:t>
      </w:r>
      <w:r w:rsidRPr="00E23A8E">
        <w:rPr>
          <w:i/>
        </w:rPr>
        <w:t>European Journal of Human Genetics,</w:t>
      </w:r>
      <w:r w:rsidRPr="00E23A8E">
        <w:t xml:space="preserve"> 15</w:t>
      </w:r>
      <w:r w:rsidRPr="00E23A8E">
        <w:rPr>
          <w:b/>
        </w:rPr>
        <w:t>,</w:t>
      </w:r>
      <w:r w:rsidRPr="00E23A8E">
        <w:t xml:space="preserve"> 535-542.</w:t>
      </w:r>
      <w:bookmarkEnd w:id="85"/>
    </w:p>
    <w:p w14:paraId="2E6391CD" w14:textId="77777777" w:rsidR="00E23A8E" w:rsidRPr="00E23A8E" w:rsidRDefault="00E23A8E" w:rsidP="00E23A8E">
      <w:pPr>
        <w:pStyle w:val="EndNoteBibliography"/>
        <w:ind w:left="720" w:hanging="720"/>
      </w:pPr>
      <w:bookmarkStart w:id="86" w:name="_ENREF_35"/>
      <w:r w:rsidRPr="00E23A8E">
        <w:t xml:space="preserve">DE ONIS, M., ONYANGO, A. W., VAN DEN BROECK, J., CHUMLEA, W. C. &amp; MARTORELL, R. 2004. Measurement and standardization protocols for anthropometry used in the construction of a new international growth reference. </w:t>
      </w:r>
      <w:r w:rsidRPr="00E23A8E">
        <w:rPr>
          <w:i/>
        </w:rPr>
        <w:t>Food and Nutrition Bulletin,</w:t>
      </w:r>
      <w:r w:rsidRPr="00E23A8E">
        <w:t xml:space="preserve"> 25</w:t>
      </w:r>
      <w:r w:rsidRPr="00E23A8E">
        <w:rPr>
          <w:b/>
        </w:rPr>
        <w:t>,</w:t>
      </w:r>
      <w:r w:rsidRPr="00E23A8E">
        <w:t xml:space="preserve"> S27-36.</w:t>
      </w:r>
      <w:bookmarkEnd w:id="86"/>
    </w:p>
    <w:p w14:paraId="0F6821E5" w14:textId="77777777" w:rsidR="00E23A8E" w:rsidRPr="00E23A8E" w:rsidRDefault="00E23A8E" w:rsidP="00E23A8E">
      <w:pPr>
        <w:pStyle w:val="EndNoteBibliography"/>
        <w:ind w:left="720" w:hanging="720"/>
      </w:pPr>
      <w:bookmarkStart w:id="87" w:name="_ENREF_36"/>
      <w:r w:rsidRPr="00E23A8E">
        <w:t xml:space="preserve">DEAN, D., HANS, M. G., BOOKSTEIN, F. L. &amp; SUBRAMANYAN, K. 2000. Three-Dimensional Bolton–Brush Growth Study Landmark Data: Ontogeny and Sexual Dimorphism of the Bolton Standards Cohort. </w:t>
      </w:r>
      <w:r w:rsidRPr="00E23A8E">
        <w:rPr>
          <w:i/>
        </w:rPr>
        <w:t>The Cleft Palate-Craniofacial Journal,</w:t>
      </w:r>
      <w:r w:rsidRPr="00E23A8E">
        <w:t xml:space="preserve"> 37</w:t>
      </w:r>
      <w:r w:rsidRPr="00E23A8E">
        <w:rPr>
          <w:b/>
        </w:rPr>
        <w:t>,</w:t>
      </w:r>
      <w:r w:rsidRPr="00E23A8E">
        <w:t xml:space="preserve"> 145-156.</w:t>
      </w:r>
      <w:bookmarkEnd w:id="87"/>
    </w:p>
    <w:p w14:paraId="786E2A31" w14:textId="77777777" w:rsidR="00E23A8E" w:rsidRPr="00E23A8E" w:rsidRDefault="00E23A8E" w:rsidP="00E23A8E">
      <w:pPr>
        <w:pStyle w:val="EndNoteBibliography"/>
        <w:ind w:left="720" w:hanging="720"/>
      </w:pPr>
      <w:bookmarkStart w:id="88" w:name="_ENREF_37"/>
      <w:r w:rsidRPr="00E23A8E">
        <w:t xml:space="preserve">DOUGLAS, T. S., MARTINEZ, F., MEINTJES, E. M., VAUGHAN, C. L. &amp; VILJOEN, D. L. 2003. Eye feature extraction for diagnosing the facial phenotype associated with fetal alcohol syndrome. </w:t>
      </w:r>
      <w:r w:rsidRPr="00E23A8E">
        <w:rPr>
          <w:i/>
        </w:rPr>
        <w:t>Medical and Biological Engineering and Computation,</w:t>
      </w:r>
      <w:r w:rsidRPr="00E23A8E">
        <w:t xml:space="preserve"> 41</w:t>
      </w:r>
      <w:r w:rsidRPr="00E23A8E">
        <w:rPr>
          <w:b/>
        </w:rPr>
        <w:t>,</w:t>
      </w:r>
      <w:r w:rsidRPr="00E23A8E">
        <w:t xml:space="preserve"> 101-6.</w:t>
      </w:r>
      <w:bookmarkEnd w:id="88"/>
    </w:p>
    <w:p w14:paraId="7094EAB4" w14:textId="77777777" w:rsidR="00E23A8E" w:rsidRPr="00E23A8E" w:rsidRDefault="00E23A8E" w:rsidP="00E23A8E">
      <w:pPr>
        <w:pStyle w:val="EndNoteBibliography"/>
        <w:ind w:left="720" w:hanging="720"/>
      </w:pPr>
      <w:bookmarkStart w:id="89" w:name="_ENREF_38"/>
      <w:r w:rsidRPr="00E23A8E">
        <w:t xml:space="preserve">DRAKE, A. G. 2011. Dispelling dog dogma: an investigation of heterochrony in dogs using 3D geometric morphometric analysis of skull shape. </w:t>
      </w:r>
      <w:r w:rsidRPr="00E23A8E">
        <w:rPr>
          <w:i/>
        </w:rPr>
        <w:t>Evolution &amp; development,</w:t>
      </w:r>
      <w:r w:rsidRPr="00E23A8E">
        <w:t xml:space="preserve"> 13</w:t>
      </w:r>
      <w:r w:rsidRPr="00E23A8E">
        <w:rPr>
          <w:b/>
        </w:rPr>
        <w:t>,</w:t>
      </w:r>
      <w:r w:rsidRPr="00E23A8E">
        <w:t xml:space="preserve"> 204-213.</w:t>
      </w:r>
      <w:bookmarkEnd w:id="89"/>
    </w:p>
    <w:p w14:paraId="52B18EF3" w14:textId="77777777" w:rsidR="00E23A8E" w:rsidRPr="00E23A8E" w:rsidRDefault="00E23A8E" w:rsidP="00E23A8E">
      <w:pPr>
        <w:pStyle w:val="EndNoteBibliography"/>
        <w:ind w:left="720" w:hanging="720"/>
      </w:pPr>
      <w:bookmarkStart w:id="90" w:name="_ENREF_39"/>
      <w:r w:rsidRPr="00E23A8E">
        <w:t xml:space="preserve">DRYDEN, I. L. &amp; MARDIA, K. V. 1998. </w:t>
      </w:r>
      <w:r w:rsidRPr="00E23A8E">
        <w:rPr>
          <w:i/>
        </w:rPr>
        <w:t>Statistical shape analysis</w:t>
      </w:r>
      <w:r w:rsidRPr="00E23A8E">
        <w:t>, Wiley Chichester.</w:t>
      </w:r>
      <w:bookmarkEnd w:id="90"/>
    </w:p>
    <w:p w14:paraId="41226483" w14:textId="77777777" w:rsidR="00E23A8E" w:rsidRPr="00E23A8E" w:rsidRDefault="00E23A8E" w:rsidP="00E23A8E">
      <w:pPr>
        <w:pStyle w:val="EndNoteBibliography"/>
        <w:ind w:left="720" w:hanging="720"/>
      </w:pPr>
      <w:bookmarkStart w:id="91" w:name="_ENREF_40"/>
      <w:r w:rsidRPr="00E23A8E">
        <w:t xml:space="preserve">ENLOW, D. H. &amp; HANS, M. G. 1996. </w:t>
      </w:r>
      <w:r w:rsidRPr="00E23A8E">
        <w:rPr>
          <w:i/>
        </w:rPr>
        <w:t xml:space="preserve">Essentials of facial growth, </w:t>
      </w:r>
      <w:r w:rsidRPr="00E23A8E">
        <w:t>Philadelphia, WB Saunders Company.</w:t>
      </w:r>
      <w:bookmarkEnd w:id="91"/>
    </w:p>
    <w:p w14:paraId="1DA8A0DF" w14:textId="77777777" w:rsidR="00E23A8E" w:rsidRPr="00E23A8E" w:rsidRDefault="00E23A8E" w:rsidP="00E23A8E">
      <w:pPr>
        <w:pStyle w:val="EndNoteBibliography"/>
        <w:ind w:left="720" w:hanging="720"/>
      </w:pPr>
      <w:bookmarkStart w:id="92" w:name="_ENREF_41"/>
      <w:r w:rsidRPr="00E23A8E">
        <w:t xml:space="preserve">ENLOW, D. H., MOYERS, R. E., HUNTER, W. S. &amp; MCNAMARA, J. A., JR. 1969. A procedure for the analysis of intrinsic facial form and growth. An equivalent-balance concept. </w:t>
      </w:r>
      <w:r w:rsidRPr="00E23A8E">
        <w:rPr>
          <w:i/>
        </w:rPr>
        <w:t>American Journal of Orthodontics,</w:t>
      </w:r>
      <w:r w:rsidRPr="00E23A8E">
        <w:t xml:space="preserve"> 56</w:t>
      </w:r>
      <w:r w:rsidRPr="00E23A8E">
        <w:rPr>
          <w:b/>
        </w:rPr>
        <w:t>,</w:t>
      </w:r>
      <w:r w:rsidRPr="00E23A8E">
        <w:t xml:space="preserve"> 6-23.</w:t>
      </w:r>
      <w:bookmarkEnd w:id="92"/>
    </w:p>
    <w:p w14:paraId="65AFE979" w14:textId="77777777" w:rsidR="00E23A8E" w:rsidRPr="00E23A8E" w:rsidRDefault="00E23A8E" w:rsidP="00E23A8E">
      <w:pPr>
        <w:pStyle w:val="EndNoteBibliography"/>
        <w:ind w:left="720" w:hanging="720"/>
      </w:pPr>
      <w:bookmarkStart w:id="93" w:name="_ENREF_42"/>
      <w:r w:rsidRPr="00E23A8E">
        <w:t xml:space="preserve">EVANKO, A. M., FREEMAN, K. &amp; CISNEROS, G. J. 1997. Mesh diagram analysis: developing a norm for Puerto Rican Americans. </w:t>
      </w:r>
      <w:r w:rsidRPr="00E23A8E">
        <w:rPr>
          <w:i/>
        </w:rPr>
        <w:t>The Angle Orthodontist,</w:t>
      </w:r>
      <w:r w:rsidRPr="00E23A8E">
        <w:t xml:space="preserve"> 67</w:t>
      </w:r>
      <w:r w:rsidRPr="00E23A8E">
        <w:rPr>
          <w:b/>
        </w:rPr>
        <w:t>,</w:t>
      </w:r>
      <w:r w:rsidRPr="00E23A8E">
        <w:t xml:space="preserve"> 381-388.</w:t>
      </w:r>
      <w:bookmarkEnd w:id="93"/>
    </w:p>
    <w:p w14:paraId="5C8D3110" w14:textId="77777777" w:rsidR="00E23A8E" w:rsidRPr="00E23A8E" w:rsidRDefault="00E23A8E" w:rsidP="00E23A8E">
      <w:pPr>
        <w:pStyle w:val="EndNoteBibliography"/>
        <w:ind w:left="720" w:hanging="720"/>
      </w:pPr>
      <w:bookmarkStart w:id="94" w:name="_ENREF_43"/>
      <w:r w:rsidRPr="00E23A8E">
        <w:lastRenderedPageBreak/>
        <w:t xml:space="preserve">FAGERTUN, J., HARDER, S., ROSENGREN, A., MOELLER, C., WERGE, T., PAULSEN, R. R. &amp; HANSEN, T. F. 2014. 3D facial landmarks: Inter-operator variability of manual annotation. </w:t>
      </w:r>
      <w:r w:rsidRPr="00E23A8E">
        <w:rPr>
          <w:i/>
        </w:rPr>
        <w:t>BMC medical imaging,</w:t>
      </w:r>
      <w:r w:rsidRPr="00E23A8E">
        <w:t xml:space="preserve"> 14</w:t>
      </w:r>
      <w:r w:rsidRPr="00E23A8E">
        <w:rPr>
          <w:b/>
        </w:rPr>
        <w:t>,</w:t>
      </w:r>
      <w:r w:rsidRPr="00E23A8E">
        <w:t xml:space="preserve"> 35.</w:t>
      </w:r>
      <w:bookmarkEnd w:id="94"/>
    </w:p>
    <w:p w14:paraId="2E14662C" w14:textId="77777777" w:rsidR="00E23A8E" w:rsidRPr="00E23A8E" w:rsidRDefault="00E23A8E" w:rsidP="00E23A8E">
      <w:pPr>
        <w:pStyle w:val="EndNoteBibliography"/>
        <w:ind w:left="720" w:hanging="720"/>
      </w:pPr>
      <w:bookmarkStart w:id="95" w:name="_ENREF_44"/>
      <w:r w:rsidRPr="00E23A8E">
        <w:t xml:space="preserve">FARKAS, L. 1994a. Examination. </w:t>
      </w:r>
      <w:r w:rsidRPr="00E23A8E">
        <w:rPr>
          <w:i/>
        </w:rPr>
        <w:t>In:</w:t>
      </w:r>
      <w:r w:rsidRPr="00E23A8E">
        <w:t xml:space="preserve"> FARKAS, L. (ed.) </w:t>
      </w:r>
      <w:r w:rsidRPr="00E23A8E">
        <w:rPr>
          <w:i/>
        </w:rPr>
        <w:t xml:space="preserve">Anthropometry of the Head and Face. </w:t>
      </w:r>
      <w:r w:rsidRPr="00E23A8E">
        <w:t>2nd ed. New York: Raven Press.</w:t>
      </w:r>
      <w:bookmarkEnd w:id="95"/>
    </w:p>
    <w:p w14:paraId="35C22AC5" w14:textId="77777777" w:rsidR="00E23A8E" w:rsidRPr="00E23A8E" w:rsidRDefault="00E23A8E" w:rsidP="00E23A8E">
      <w:pPr>
        <w:pStyle w:val="EndNoteBibliography"/>
        <w:ind w:left="720" w:hanging="720"/>
      </w:pPr>
      <w:bookmarkStart w:id="96" w:name="_ENREF_45"/>
      <w:r w:rsidRPr="00E23A8E">
        <w:t xml:space="preserve">FARKAS, L. 1994b. Sources of error in anthropometry and anthroposcopy. </w:t>
      </w:r>
      <w:r w:rsidRPr="00E23A8E">
        <w:rPr>
          <w:i/>
        </w:rPr>
        <w:t>In:</w:t>
      </w:r>
      <w:r w:rsidRPr="00E23A8E">
        <w:t xml:space="preserve"> FARKAS, L. (ed.) </w:t>
      </w:r>
      <w:r w:rsidRPr="00E23A8E">
        <w:rPr>
          <w:i/>
        </w:rPr>
        <w:t xml:space="preserve">Anthropometry of the Head and Face. </w:t>
      </w:r>
      <w:r w:rsidRPr="00E23A8E">
        <w:t>2nd ed. New York: Raven Press.</w:t>
      </w:r>
      <w:bookmarkEnd w:id="96"/>
    </w:p>
    <w:p w14:paraId="6554E5CD" w14:textId="77777777" w:rsidR="00E23A8E" w:rsidRPr="00E23A8E" w:rsidRDefault="00E23A8E" w:rsidP="00E23A8E">
      <w:pPr>
        <w:pStyle w:val="EndNoteBibliography"/>
        <w:ind w:left="720" w:hanging="720"/>
      </w:pPr>
      <w:bookmarkStart w:id="97" w:name="_ENREF_46"/>
      <w:r w:rsidRPr="00E23A8E">
        <w:t xml:space="preserve">FARKAS, L., MUNRO, I. &amp; KOLAR, J. 1985. Abnormal measurements and disproportions in the face of Down's syndrome patients: preliminary report of an anthropometric study. </w:t>
      </w:r>
      <w:r w:rsidRPr="00E23A8E">
        <w:rPr>
          <w:i/>
        </w:rPr>
        <w:t>Plastic and reconstructive surgery,</w:t>
      </w:r>
      <w:r w:rsidRPr="00E23A8E">
        <w:t xml:space="preserve"> 75</w:t>
      </w:r>
      <w:r w:rsidRPr="00E23A8E">
        <w:rPr>
          <w:b/>
        </w:rPr>
        <w:t>,</w:t>
      </w:r>
      <w:r w:rsidRPr="00E23A8E">
        <w:t xml:space="preserve"> 159-167.</w:t>
      </w:r>
      <w:bookmarkEnd w:id="97"/>
    </w:p>
    <w:p w14:paraId="0C45A3BA" w14:textId="77777777" w:rsidR="00E23A8E" w:rsidRPr="00E23A8E" w:rsidRDefault="00E23A8E" w:rsidP="00E23A8E">
      <w:pPr>
        <w:pStyle w:val="EndNoteBibliography"/>
        <w:ind w:left="720" w:hanging="720"/>
      </w:pPr>
      <w:bookmarkStart w:id="98" w:name="_ENREF_47"/>
      <w:r w:rsidRPr="00E23A8E">
        <w:t xml:space="preserve">FARKAS, L. G. 1994c. </w:t>
      </w:r>
      <w:r w:rsidRPr="00E23A8E">
        <w:rPr>
          <w:i/>
        </w:rPr>
        <w:t>Anthropometry of the Head and Face</w:t>
      </w:r>
      <w:r w:rsidRPr="00E23A8E">
        <w:t>, Raven Press.</w:t>
      </w:r>
      <w:bookmarkEnd w:id="98"/>
    </w:p>
    <w:p w14:paraId="261DF17E" w14:textId="77777777" w:rsidR="00E23A8E" w:rsidRPr="00E23A8E" w:rsidRDefault="00E23A8E" w:rsidP="00E23A8E">
      <w:pPr>
        <w:pStyle w:val="EndNoteBibliography"/>
        <w:ind w:left="720" w:hanging="720"/>
      </w:pPr>
      <w:bookmarkStart w:id="99" w:name="_ENREF_48"/>
      <w:r w:rsidRPr="00E23A8E">
        <w:t xml:space="preserve">FARKAS, L. G. 1996. Accuracy of anthropometric measurements: past, present, and future. </w:t>
      </w:r>
      <w:r w:rsidRPr="00E23A8E">
        <w:rPr>
          <w:i/>
        </w:rPr>
        <w:t>The Cleft palate-craniofacial journal,</w:t>
      </w:r>
      <w:r w:rsidRPr="00E23A8E">
        <w:t xml:space="preserve"> 33</w:t>
      </w:r>
      <w:r w:rsidRPr="00E23A8E">
        <w:rPr>
          <w:b/>
        </w:rPr>
        <w:t>,</w:t>
      </w:r>
      <w:r w:rsidRPr="00E23A8E">
        <w:t xml:space="preserve"> 10-22.</w:t>
      </w:r>
      <w:bookmarkEnd w:id="99"/>
    </w:p>
    <w:p w14:paraId="727883AD" w14:textId="77777777" w:rsidR="00E23A8E" w:rsidRPr="00E23A8E" w:rsidRDefault="00E23A8E" w:rsidP="00E23A8E">
      <w:pPr>
        <w:pStyle w:val="EndNoteBibliography"/>
        <w:ind w:left="720" w:hanging="720"/>
      </w:pPr>
      <w:bookmarkStart w:id="100" w:name="_ENREF_49"/>
      <w:r w:rsidRPr="00E23A8E">
        <w:t xml:space="preserve">FARKAS, L. G. &amp; DEUTSCH, C. K. 1996. Anthropometric determination of craniofacial morphology. </w:t>
      </w:r>
      <w:r w:rsidRPr="00E23A8E">
        <w:rPr>
          <w:i/>
        </w:rPr>
        <w:t>American Journal of Medical Genetics,</w:t>
      </w:r>
      <w:r w:rsidRPr="00E23A8E">
        <w:t xml:space="preserve"> 65</w:t>
      </w:r>
      <w:r w:rsidRPr="00E23A8E">
        <w:rPr>
          <w:b/>
        </w:rPr>
        <w:t>,</w:t>
      </w:r>
      <w:r w:rsidRPr="00E23A8E">
        <w:t xml:space="preserve"> 1-4.</w:t>
      </w:r>
      <w:bookmarkEnd w:id="100"/>
    </w:p>
    <w:p w14:paraId="1AB723A5" w14:textId="77777777" w:rsidR="00E23A8E" w:rsidRPr="00E23A8E" w:rsidRDefault="00E23A8E" w:rsidP="00E23A8E">
      <w:pPr>
        <w:pStyle w:val="EndNoteBibliography"/>
        <w:ind w:left="720" w:hanging="720"/>
      </w:pPr>
      <w:bookmarkStart w:id="101" w:name="_ENREF_50"/>
      <w:r w:rsidRPr="00E23A8E">
        <w:t xml:space="preserve">FARKAS, L. G., HRECZKO, T. M., KATIC, M. J. &amp; FORREST, C. R. 2003. Proportion indices in the craniofacial regions of 284 healthy North American white children between 1 and 5 years of age. </w:t>
      </w:r>
      <w:r w:rsidRPr="00E23A8E">
        <w:rPr>
          <w:i/>
        </w:rPr>
        <w:t>J ournal of Craniofacial Surgery,</w:t>
      </w:r>
      <w:r w:rsidRPr="00E23A8E">
        <w:t xml:space="preserve"> 14</w:t>
      </w:r>
      <w:r w:rsidRPr="00E23A8E">
        <w:rPr>
          <w:b/>
        </w:rPr>
        <w:t>,</w:t>
      </w:r>
      <w:r w:rsidRPr="00E23A8E">
        <w:t xml:space="preserve"> 13-28.</w:t>
      </w:r>
      <w:bookmarkEnd w:id="101"/>
    </w:p>
    <w:p w14:paraId="2E82754D" w14:textId="77777777" w:rsidR="00E23A8E" w:rsidRPr="00E23A8E" w:rsidRDefault="00E23A8E" w:rsidP="00E23A8E">
      <w:pPr>
        <w:pStyle w:val="EndNoteBibliography"/>
        <w:ind w:left="720" w:hanging="720"/>
      </w:pPr>
      <w:bookmarkStart w:id="102" w:name="_ENREF_51"/>
      <w:r w:rsidRPr="00E23A8E">
        <w:t xml:space="preserve">FARKAS, L. G., KATIC, M. J., FORREST, C. R. &amp; LITSAS, L. 2001. Surface anatomy of the face in Down's syndrome: linear and angular measurements in the craniofacial regions. </w:t>
      </w:r>
      <w:r w:rsidRPr="00E23A8E">
        <w:rPr>
          <w:i/>
        </w:rPr>
        <w:t>Journal of Craniofacial Surgery,</w:t>
      </w:r>
      <w:r w:rsidRPr="00E23A8E">
        <w:t xml:space="preserve"> 12</w:t>
      </w:r>
      <w:r w:rsidRPr="00E23A8E">
        <w:rPr>
          <w:b/>
        </w:rPr>
        <w:t>,</w:t>
      </w:r>
      <w:r w:rsidRPr="00E23A8E">
        <w:t xml:space="preserve"> 373-379.</w:t>
      </w:r>
      <w:bookmarkEnd w:id="102"/>
    </w:p>
    <w:p w14:paraId="2DD71BC9" w14:textId="77777777" w:rsidR="00E23A8E" w:rsidRPr="00E23A8E" w:rsidRDefault="00E23A8E" w:rsidP="00E23A8E">
      <w:pPr>
        <w:pStyle w:val="EndNoteBibliography"/>
        <w:ind w:left="720" w:hanging="720"/>
      </w:pPr>
      <w:bookmarkStart w:id="103" w:name="_ENREF_52"/>
      <w:r w:rsidRPr="00E23A8E">
        <w:t xml:space="preserve">FARKAS, L. G., POSNICK, J. C., HRECZKO, T. M. &amp; PRON, G. E. 1992. Growth patterns of the nasolabial region: a morphometric study. </w:t>
      </w:r>
      <w:r w:rsidRPr="00E23A8E">
        <w:rPr>
          <w:i/>
        </w:rPr>
        <w:t>The Cleft Palate-Craniofacial Journal,</w:t>
      </w:r>
      <w:r w:rsidRPr="00E23A8E">
        <w:t xml:space="preserve"> 29</w:t>
      </w:r>
      <w:r w:rsidRPr="00E23A8E">
        <w:rPr>
          <w:b/>
        </w:rPr>
        <w:t>,</w:t>
      </w:r>
      <w:r w:rsidRPr="00E23A8E">
        <w:t xml:space="preserve"> 318-324.</w:t>
      </w:r>
      <w:bookmarkEnd w:id="103"/>
    </w:p>
    <w:p w14:paraId="4F64041C" w14:textId="77777777" w:rsidR="00E23A8E" w:rsidRPr="00E23A8E" w:rsidRDefault="00E23A8E" w:rsidP="00E23A8E">
      <w:pPr>
        <w:pStyle w:val="EndNoteBibliography"/>
        <w:ind w:left="720" w:hanging="720"/>
      </w:pPr>
      <w:bookmarkStart w:id="104" w:name="_ENREF_53"/>
      <w:r w:rsidRPr="00E23A8E">
        <w:t xml:space="preserve">FEIK, S. A. &amp; GLOVER, J. E. 1998. Growth of children's faces. </w:t>
      </w:r>
      <w:r w:rsidRPr="00E23A8E">
        <w:rPr>
          <w:i/>
        </w:rPr>
        <w:t>In:</w:t>
      </w:r>
      <w:r w:rsidRPr="00E23A8E">
        <w:t xml:space="preserve"> CLEMENT, J. G. &amp; RANSON, D. L. (eds.) </w:t>
      </w:r>
      <w:r w:rsidRPr="00E23A8E">
        <w:rPr>
          <w:i/>
        </w:rPr>
        <w:t>Craniofacial Identification in Forensic Medicine.</w:t>
      </w:r>
      <w:r w:rsidRPr="00E23A8E">
        <w:t xml:space="preserve"> London : Arnold ; New York : Oxford University Press, 1998.</w:t>
      </w:r>
      <w:bookmarkEnd w:id="104"/>
    </w:p>
    <w:p w14:paraId="5A5BE6C4" w14:textId="77777777" w:rsidR="00E23A8E" w:rsidRPr="00E23A8E" w:rsidRDefault="00E23A8E" w:rsidP="00E23A8E">
      <w:pPr>
        <w:pStyle w:val="EndNoteBibliography"/>
        <w:ind w:left="720" w:hanging="720"/>
      </w:pPr>
      <w:bookmarkStart w:id="105" w:name="_ENREF_54"/>
      <w:r w:rsidRPr="00E23A8E">
        <w:t xml:space="preserve">FERRARIO, V. F., DELLAVIA, C., ZANOTTI, G. &amp; SFORZA, C. 2004. Soft tissue facial anthropometry in Down syndrome subjects. </w:t>
      </w:r>
      <w:r w:rsidRPr="00E23A8E">
        <w:rPr>
          <w:i/>
        </w:rPr>
        <w:t>Journal of Craniofacial Surgery,</w:t>
      </w:r>
      <w:r w:rsidRPr="00E23A8E">
        <w:t xml:space="preserve"> 15</w:t>
      </w:r>
      <w:r w:rsidRPr="00E23A8E">
        <w:rPr>
          <w:b/>
        </w:rPr>
        <w:t>,</w:t>
      </w:r>
      <w:r w:rsidRPr="00E23A8E">
        <w:t xml:space="preserve"> 528-532.</w:t>
      </w:r>
      <w:bookmarkEnd w:id="105"/>
    </w:p>
    <w:p w14:paraId="4D1F3121" w14:textId="77777777" w:rsidR="00E23A8E" w:rsidRPr="00E23A8E" w:rsidRDefault="00E23A8E" w:rsidP="00E23A8E">
      <w:pPr>
        <w:pStyle w:val="EndNoteBibliography"/>
        <w:ind w:left="720" w:hanging="720"/>
      </w:pPr>
      <w:bookmarkStart w:id="106" w:name="_ENREF_55"/>
      <w:r w:rsidRPr="00E23A8E">
        <w:t xml:space="preserve">FERRARIO, V. F., SFORZA, C., POGGIO, C. E., COVA, M. &amp; TARTAGLIA, G. 1998a. Preliminary evaluation of an electromagnetic three-dimensional digitizer in facial anthropometry. </w:t>
      </w:r>
      <w:r w:rsidRPr="00E23A8E">
        <w:rPr>
          <w:i/>
        </w:rPr>
        <w:t>The Cleft Palate-Craniofacial Journal,</w:t>
      </w:r>
      <w:r w:rsidRPr="00E23A8E">
        <w:t xml:space="preserve"> 35</w:t>
      </w:r>
      <w:r w:rsidRPr="00E23A8E">
        <w:rPr>
          <w:b/>
        </w:rPr>
        <w:t>,</w:t>
      </w:r>
      <w:r w:rsidRPr="00E23A8E">
        <w:t xml:space="preserve"> 9-15.</w:t>
      </w:r>
      <w:bookmarkEnd w:id="106"/>
    </w:p>
    <w:p w14:paraId="22BE9654" w14:textId="77777777" w:rsidR="00E23A8E" w:rsidRPr="00E23A8E" w:rsidRDefault="00E23A8E" w:rsidP="00E23A8E">
      <w:pPr>
        <w:pStyle w:val="EndNoteBibliography"/>
        <w:ind w:left="720" w:hanging="720"/>
      </w:pPr>
      <w:bookmarkStart w:id="107" w:name="_ENREF_56"/>
      <w:r w:rsidRPr="00E23A8E">
        <w:lastRenderedPageBreak/>
        <w:t xml:space="preserve">FERRARIO, V. F., SFORZA, C., SCHMITZ, J. H., MIANI, A. &amp; SERRAO, G. 1998b. A three-dimensional computerized mesh diagram analysis and its application in soft tissue facial morphometry. </w:t>
      </w:r>
      <w:r w:rsidRPr="00E23A8E">
        <w:rPr>
          <w:i/>
        </w:rPr>
        <w:t>American journal of orthodontics and dentofacial orthopedics,</w:t>
      </w:r>
      <w:r w:rsidRPr="00E23A8E">
        <w:t xml:space="preserve"> 114</w:t>
      </w:r>
      <w:r w:rsidRPr="00E23A8E">
        <w:rPr>
          <w:b/>
        </w:rPr>
        <w:t>,</w:t>
      </w:r>
      <w:r w:rsidRPr="00E23A8E">
        <w:t xml:space="preserve"> 404-413.</w:t>
      </w:r>
      <w:bookmarkEnd w:id="107"/>
    </w:p>
    <w:p w14:paraId="17E86743" w14:textId="77777777" w:rsidR="00E23A8E" w:rsidRPr="00E23A8E" w:rsidRDefault="00E23A8E" w:rsidP="00E23A8E">
      <w:pPr>
        <w:pStyle w:val="EndNoteBibliography"/>
        <w:ind w:left="720" w:hanging="720"/>
      </w:pPr>
      <w:bookmarkStart w:id="108" w:name="_ENREF_57"/>
      <w:r w:rsidRPr="00E23A8E">
        <w:t>FERRARIO, V. F., SFORZA, C., SERRAO, G., CIUSA, V. &amp; DELLAVIA, C. 2003. Growth and aging of facial soft tissues: A computerized three</w:t>
      </w:r>
      <w:r w:rsidRPr="00E23A8E">
        <w:rPr>
          <w:rFonts w:ascii="Cambria Math" w:hAnsi="Cambria Math" w:cs="Cambria Math"/>
        </w:rPr>
        <w:t>‐</w:t>
      </w:r>
      <w:r w:rsidRPr="00E23A8E">
        <w:t xml:space="preserve">dimensional mesh </w:t>
      </w:r>
      <w:bookmarkStart w:id="109" w:name="_GoBack"/>
      <w:bookmarkEnd w:id="109"/>
      <w:r w:rsidRPr="00E23A8E">
        <w:t xml:space="preserve">diagram analysis. </w:t>
      </w:r>
      <w:r w:rsidRPr="00E23A8E">
        <w:rPr>
          <w:i/>
        </w:rPr>
        <w:t>Clinical Anatomy,</w:t>
      </w:r>
      <w:r w:rsidRPr="00E23A8E">
        <w:t xml:space="preserve"> 16</w:t>
      </w:r>
      <w:r w:rsidRPr="00E23A8E">
        <w:rPr>
          <w:b/>
        </w:rPr>
        <w:t>,</w:t>
      </w:r>
      <w:r w:rsidRPr="00E23A8E">
        <w:t xml:space="preserve"> 420-433.</w:t>
      </w:r>
      <w:bookmarkEnd w:id="108"/>
    </w:p>
    <w:p w14:paraId="0556E7B9" w14:textId="77777777" w:rsidR="00E23A8E" w:rsidRPr="00E23A8E" w:rsidRDefault="00E23A8E" w:rsidP="00E23A8E">
      <w:pPr>
        <w:pStyle w:val="EndNoteBibliography"/>
        <w:ind w:left="720" w:hanging="720"/>
      </w:pPr>
      <w:bookmarkStart w:id="110" w:name="_ENREF_58"/>
      <w:r w:rsidRPr="00E23A8E">
        <w:t xml:space="preserve">FORSYTH, D. B. &amp; DAVIS, D. N. 1996. Assessment of an automated cephalometric analysis system. </w:t>
      </w:r>
      <w:r w:rsidRPr="00E23A8E">
        <w:rPr>
          <w:i/>
        </w:rPr>
        <w:t>European Journal of Orthodontics,</w:t>
      </w:r>
      <w:r w:rsidRPr="00E23A8E">
        <w:t xml:space="preserve"> 18</w:t>
      </w:r>
      <w:r w:rsidRPr="00E23A8E">
        <w:rPr>
          <w:b/>
        </w:rPr>
        <w:t>,</w:t>
      </w:r>
      <w:r w:rsidRPr="00E23A8E">
        <w:t xml:space="preserve"> 471-8.</w:t>
      </w:r>
      <w:bookmarkEnd w:id="110"/>
    </w:p>
    <w:p w14:paraId="3588F58C" w14:textId="77777777" w:rsidR="00E23A8E" w:rsidRPr="00E23A8E" w:rsidRDefault="00E23A8E" w:rsidP="00E23A8E">
      <w:pPr>
        <w:pStyle w:val="EndNoteBibliography"/>
        <w:ind w:left="720" w:hanging="720"/>
      </w:pPr>
      <w:bookmarkStart w:id="111" w:name="_ENREF_59"/>
      <w:r w:rsidRPr="00E23A8E">
        <w:t xml:space="preserve">FRANK, I. E. 1990. A nonlinear PLS model. </w:t>
      </w:r>
      <w:r w:rsidRPr="00E23A8E">
        <w:rPr>
          <w:i/>
        </w:rPr>
        <w:t>Chemometrics and intelligent laboratory systems,</w:t>
      </w:r>
      <w:r w:rsidRPr="00E23A8E">
        <w:t xml:space="preserve"> 8</w:t>
      </w:r>
      <w:r w:rsidRPr="00E23A8E">
        <w:rPr>
          <w:b/>
        </w:rPr>
        <w:t>,</w:t>
      </w:r>
      <w:r w:rsidRPr="00E23A8E">
        <w:t xml:space="preserve"> 109-119.</w:t>
      </w:r>
      <w:bookmarkEnd w:id="111"/>
    </w:p>
    <w:p w14:paraId="3A60E9A6" w14:textId="77777777" w:rsidR="00E23A8E" w:rsidRPr="00E23A8E" w:rsidRDefault="00E23A8E" w:rsidP="00E23A8E">
      <w:pPr>
        <w:pStyle w:val="EndNoteBibliography"/>
        <w:ind w:left="720" w:hanging="720"/>
      </w:pPr>
      <w:bookmarkStart w:id="112" w:name="_ENREF_60"/>
      <w:r w:rsidRPr="00E23A8E">
        <w:t>FROST, S. R., MARCUS, L. F., BOOKSTEIN, F. L., REDDY, D. P. &amp; DELSON, E. 2003. Cranial allometry, phylogeography, and systematics of large</w:t>
      </w:r>
      <w:r w:rsidRPr="00E23A8E">
        <w:rPr>
          <w:rFonts w:ascii="Cambria Math" w:hAnsi="Cambria Math" w:cs="Cambria Math"/>
        </w:rPr>
        <w:t>‐</w:t>
      </w:r>
      <w:r w:rsidRPr="00E23A8E">
        <w:t xml:space="preserve">bodied papionins (primates: Cercopithecinae) inferred from geometric morphometric analysis of landmark data. </w:t>
      </w:r>
      <w:r w:rsidRPr="00E23A8E">
        <w:rPr>
          <w:i/>
        </w:rPr>
        <w:t>The Anatomical Record Part A: Discoveries in Molecular, Cellular, and Evolutionary Biology,</w:t>
      </w:r>
      <w:r w:rsidRPr="00E23A8E">
        <w:t xml:space="preserve"> 275</w:t>
      </w:r>
      <w:r w:rsidRPr="00E23A8E">
        <w:rPr>
          <w:b/>
        </w:rPr>
        <w:t>,</w:t>
      </w:r>
      <w:r w:rsidRPr="00E23A8E">
        <w:t xml:space="preserve"> 1048-1072.</w:t>
      </w:r>
      <w:bookmarkEnd w:id="112"/>
    </w:p>
    <w:p w14:paraId="04365A0E" w14:textId="77777777" w:rsidR="00E23A8E" w:rsidRPr="00E23A8E" w:rsidRDefault="00E23A8E" w:rsidP="00E23A8E">
      <w:pPr>
        <w:pStyle w:val="EndNoteBibliography"/>
        <w:ind w:left="720" w:hanging="720"/>
      </w:pPr>
      <w:bookmarkStart w:id="113" w:name="_ENREF_61"/>
      <w:r w:rsidRPr="00E23A8E">
        <w:t xml:space="preserve">GARN, S. M., LAVELLE, M. &amp; SMITH, B. H. 1985. Quantification of dysmorphogenesis: pattern variability index, sigma z. </w:t>
      </w:r>
      <w:r w:rsidRPr="00E23A8E">
        <w:rPr>
          <w:i/>
        </w:rPr>
        <w:t>American journal of roentgenology,</w:t>
      </w:r>
      <w:r w:rsidRPr="00E23A8E">
        <w:t xml:space="preserve"> 144</w:t>
      </w:r>
      <w:r w:rsidRPr="00E23A8E">
        <w:rPr>
          <w:b/>
        </w:rPr>
        <w:t>,</w:t>
      </w:r>
      <w:r w:rsidRPr="00E23A8E">
        <w:t xml:space="preserve"> 365-369.</w:t>
      </w:r>
      <w:bookmarkEnd w:id="113"/>
    </w:p>
    <w:p w14:paraId="39367179" w14:textId="77777777" w:rsidR="00E23A8E" w:rsidRPr="00E23A8E" w:rsidRDefault="00E23A8E" w:rsidP="00E23A8E">
      <w:pPr>
        <w:pStyle w:val="EndNoteBibliography"/>
        <w:ind w:left="720" w:hanging="720"/>
      </w:pPr>
      <w:bookmarkStart w:id="114" w:name="_ENREF_62"/>
      <w:r w:rsidRPr="00E23A8E">
        <w:t xml:space="preserve">GARN, S. M., SMITH, B. H. &amp; LAVELLE, M. 1984. Applications of pattern profile analysis to malformations of the head and face. </w:t>
      </w:r>
      <w:r w:rsidRPr="00E23A8E">
        <w:rPr>
          <w:i/>
        </w:rPr>
        <w:t>Radiology,</w:t>
      </w:r>
      <w:r w:rsidRPr="00E23A8E">
        <w:t xml:space="preserve"> 150</w:t>
      </w:r>
      <w:r w:rsidRPr="00E23A8E">
        <w:rPr>
          <w:b/>
        </w:rPr>
        <w:t>,</w:t>
      </w:r>
      <w:r w:rsidRPr="00E23A8E">
        <w:t xml:space="preserve"> 683-90.</w:t>
      </w:r>
      <w:bookmarkEnd w:id="114"/>
    </w:p>
    <w:p w14:paraId="50ED08FB" w14:textId="77777777" w:rsidR="00E23A8E" w:rsidRPr="00E23A8E" w:rsidRDefault="00E23A8E" w:rsidP="00E23A8E">
      <w:pPr>
        <w:pStyle w:val="EndNoteBibliography"/>
        <w:ind w:left="720" w:hanging="720"/>
      </w:pPr>
      <w:bookmarkStart w:id="115" w:name="_ENREF_63"/>
      <w:r w:rsidRPr="00E23A8E">
        <w:t xml:space="preserve">GELADI, P. &amp; KOWALSKI, B. R. 1986. Partial least-squares regression: a tutorial. </w:t>
      </w:r>
      <w:r w:rsidRPr="00E23A8E">
        <w:rPr>
          <w:i/>
        </w:rPr>
        <w:t>Analytica chimica acta,</w:t>
      </w:r>
      <w:r w:rsidRPr="00E23A8E">
        <w:t xml:space="preserve"> 185</w:t>
      </w:r>
      <w:r w:rsidRPr="00E23A8E">
        <w:rPr>
          <w:b/>
        </w:rPr>
        <w:t>,</w:t>
      </w:r>
      <w:r w:rsidRPr="00E23A8E">
        <w:t xml:space="preserve"> 1-17.</w:t>
      </w:r>
      <w:bookmarkEnd w:id="115"/>
    </w:p>
    <w:p w14:paraId="796C8DBB" w14:textId="77777777" w:rsidR="00E23A8E" w:rsidRPr="00E23A8E" w:rsidRDefault="00E23A8E" w:rsidP="00E23A8E">
      <w:pPr>
        <w:pStyle w:val="EndNoteBibliography"/>
        <w:ind w:left="720" w:hanging="720"/>
      </w:pPr>
      <w:bookmarkStart w:id="116" w:name="_ENREF_64"/>
      <w:r w:rsidRPr="00E23A8E">
        <w:t xml:space="preserve">GOSWAMI, A. 2006. Cranial modularity shifts during mammalian evolution. </w:t>
      </w:r>
      <w:r w:rsidRPr="00E23A8E">
        <w:rPr>
          <w:i/>
        </w:rPr>
        <w:t>The American Naturalist,</w:t>
      </w:r>
      <w:r w:rsidRPr="00E23A8E">
        <w:t xml:space="preserve"> 168</w:t>
      </w:r>
      <w:r w:rsidRPr="00E23A8E">
        <w:rPr>
          <w:b/>
        </w:rPr>
        <w:t>,</w:t>
      </w:r>
      <w:r w:rsidRPr="00E23A8E">
        <w:t xml:space="preserve"> 270-80.</w:t>
      </w:r>
      <w:bookmarkEnd w:id="116"/>
    </w:p>
    <w:p w14:paraId="3BC35898" w14:textId="77777777" w:rsidR="00E23A8E" w:rsidRPr="00E23A8E" w:rsidRDefault="00E23A8E" w:rsidP="00E23A8E">
      <w:pPr>
        <w:pStyle w:val="EndNoteBibliography"/>
        <w:ind w:left="720" w:hanging="720"/>
      </w:pPr>
      <w:bookmarkStart w:id="117" w:name="_ENREF_65"/>
      <w:r w:rsidRPr="00E23A8E">
        <w:t xml:space="preserve">GOSWAMI, A. 2007. Phylogeny, diet, and cranial integration in australodelphian marsupials. </w:t>
      </w:r>
      <w:r w:rsidRPr="00E23A8E">
        <w:rPr>
          <w:i/>
        </w:rPr>
        <w:t>PLoS One,</w:t>
      </w:r>
      <w:r w:rsidRPr="00E23A8E">
        <w:t xml:space="preserve"> 2</w:t>
      </w:r>
      <w:r w:rsidRPr="00E23A8E">
        <w:rPr>
          <w:b/>
        </w:rPr>
        <w:t>,</w:t>
      </w:r>
      <w:r w:rsidRPr="00E23A8E">
        <w:t xml:space="preserve"> e995.</w:t>
      </w:r>
      <w:bookmarkEnd w:id="117"/>
    </w:p>
    <w:p w14:paraId="0CF3E97D" w14:textId="77777777" w:rsidR="00E23A8E" w:rsidRPr="00E23A8E" w:rsidRDefault="00E23A8E" w:rsidP="00E23A8E">
      <w:pPr>
        <w:pStyle w:val="EndNoteBibliography"/>
        <w:ind w:left="720" w:hanging="720"/>
      </w:pPr>
      <w:bookmarkStart w:id="118" w:name="_ENREF_66"/>
      <w:r w:rsidRPr="00E23A8E">
        <w:t xml:space="preserve">GOWER, J. C. 1975. Generalized Procrustes analysis. </w:t>
      </w:r>
      <w:r w:rsidRPr="00E23A8E">
        <w:rPr>
          <w:i/>
        </w:rPr>
        <w:t>Psychometrika,</w:t>
      </w:r>
      <w:r w:rsidRPr="00E23A8E">
        <w:t xml:space="preserve"> 40</w:t>
      </w:r>
      <w:r w:rsidRPr="00E23A8E">
        <w:rPr>
          <w:b/>
        </w:rPr>
        <w:t>,</w:t>
      </w:r>
      <w:r w:rsidRPr="00E23A8E">
        <w:t xml:space="preserve"> 33-51.</w:t>
      </w:r>
      <w:bookmarkEnd w:id="118"/>
    </w:p>
    <w:p w14:paraId="1BBA6D5A" w14:textId="77777777" w:rsidR="00E23A8E" w:rsidRPr="00E23A8E" w:rsidRDefault="00E23A8E" w:rsidP="00E23A8E">
      <w:pPr>
        <w:pStyle w:val="EndNoteBibliography"/>
        <w:ind w:left="720" w:hanging="720"/>
      </w:pPr>
      <w:bookmarkStart w:id="119" w:name="_ENREF_67"/>
      <w:r w:rsidRPr="00E23A8E">
        <w:t xml:space="preserve">GUYOT, L., DUBUC, M., PUJOL, J., DUTOUR, O. &amp; PHILIP, N. 2001. Craniofacial anthropometric analysis in patients with 22q11 microdeletion. </w:t>
      </w:r>
      <w:r w:rsidRPr="00E23A8E">
        <w:rPr>
          <w:i/>
        </w:rPr>
        <w:t>American journal of medical genetics,</w:t>
      </w:r>
      <w:r w:rsidRPr="00E23A8E">
        <w:t xml:space="preserve"> 100</w:t>
      </w:r>
      <w:r w:rsidRPr="00E23A8E">
        <w:rPr>
          <w:b/>
        </w:rPr>
        <w:t>,</w:t>
      </w:r>
      <w:r w:rsidRPr="00E23A8E">
        <w:t xml:space="preserve"> 1-8.</w:t>
      </w:r>
      <w:bookmarkEnd w:id="119"/>
    </w:p>
    <w:p w14:paraId="1507A6B3" w14:textId="77777777" w:rsidR="00E23A8E" w:rsidRPr="00E23A8E" w:rsidRDefault="00E23A8E" w:rsidP="00E23A8E">
      <w:pPr>
        <w:pStyle w:val="EndNoteBibliography"/>
        <w:ind w:left="720" w:hanging="720"/>
      </w:pPr>
      <w:bookmarkStart w:id="120" w:name="_ENREF_68"/>
      <w:r w:rsidRPr="00E23A8E">
        <w:t xml:space="preserve">HAMMOND, P. 2007. The use of 3D face shape modelling in dysmorphology. </w:t>
      </w:r>
      <w:r w:rsidRPr="00E23A8E">
        <w:rPr>
          <w:i/>
        </w:rPr>
        <w:t>Archives of Disease in Childhood,</w:t>
      </w:r>
      <w:r w:rsidRPr="00E23A8E">
        <w:t xml:space="preserve"> 92</w:t>
      </w:r>
      <w:r w:rsidRPr="00E23A8E">
        <w:rPr>
          <w:b/>
        </w:rPr>
        <w:t>,</w:t>
      </w:r>
      <w:r w:rsidRPr="00E23A8E">
        <w:t xml:space="preserve"> 1120-1126.</w:t>
      </w:r>
      <w:bookmarkEnd w:id="120"/>
    </w:p>
    <w:p w14:paraId="2F5E34A4" w14:textId="77777777" w:rsidR="00E23A8E" w:rsidRPr="00E23A8E" w:rsidRDefault="00E23A8E" w:rsidP="00E23A8E">
      <w:pPr>
        <w:pStyle w:val="EndNoteBibliography"/>
        <w:ind w:left="720" w:hanging="720"/>
      </w:pPr>
      <w:bookmarkStart w:id="121" w:name="_ENREF_69"/>
      <w:r w:rsidRPr="00E23A8E">
        <w:lastRenderedPageBreak/>
        <w:t xml:space="preserve">HAMMOND, P., HANNES, F., SUTTIE, M., DEVRIENDT, K., VERMEESCH, J. R., FARAVELLI, F., FORZANO, F., PAREKH, S., WILLIAMS, S. &amp; MCMULLAN, D. 2012a. Fine-grained facial phenotype–genotype analysis in Wolf–Hirschhorn syndrome. </w:t>
      </w:r>
      <w:r w:rsidRPr="00E23A8E">
        <w:rPr>
          <w:i/>
        </w:rPr>
        <w:t>European Journal of Human Genetics,</w:t>
      </w:r>
      <w:r w:rsidRPr="00E23A8E">
        <w:t xml:space="preserve"> 20</w:t>
      </w:r>
      <w:r w:rsidRPr="00E23A8E">
        <w:rPr>
          <w:b/>
        </w:rPr>
        <w:t>,</w:t>
      </w:r>
      <w:r w:rsidRPr="00E23A8E">
        <w:t xml:space="preserve"> 33-40.</w:t>
      </w:r>
      <w:bookmarkEnd w:id="121"/>
    </w:p>
    <w:p w14:paraId="0515FB42" w14:textId="77777777" w:rsidR="00E23A8E" w:rsidRPr="00E23A8E" w:rsidRDefault="00E23A8E" w:rsidP="00E23A8E">
      <w:pPr>
        <w:pStyle w:val="EndNoteBibliography"/>
        <w:ind w:left="720" w:hanging="720"/>
      </w:pPr>
      <w:bookmarkStart w:id="122" w:name="_ENREF_70"/>
      <w:r w:rsidRPr="00E23A8E">
        <w:t xml:space="preserve">HAMMOND, P., HUTTON, T. J., ALLANSON, J. E., CAMPBELL, L. E., HENNEKAM, R., HOLDEN, S., PATTON, M. A., SHAW, A., TEMPLE, I. K. &amp; TROTTER, M. 2004. 3D analysis of facial morphology. </w:t>
      </w:r>
      <w:r w:rsidRPr="00E23A8E">
        <w:rPr>
          <w:i/>
        </w:rPr>
        <w:t>American Journal of Medical Genetics Part A,</w:t>
      </w:r>
      <w:r w:rsidRPr="00E23A8E">
        <w:t xml:space="preserve"> 126</w:t>
      </w:r>
      <w:r w:rsidRPr="00E23A8E">
        <w:rPr>
          <w:b/>
        </w:rPr>
        <w:t>,</w:t>
      </w:r>
      <w:r w:rsidRPr="00E23A8E">
        <w:t xml:space="preserve"> 339-348.</w:t>
      </w:r>
      <w:bookmarkEnd w:id="122"/>
    </w:p>
    <w:p w14:paraId="4AA17E10" w14:textId="77777777" w:rsidR="00E23A8E" w:rsidRPr="00E23A8E" w:rsidRDefault="00E23A8E" w:rsidP="00E23A8E">
      <w:pPr>
        <w:pStyle w:val="EndNoteBibliography"/>
        <w:ind w:left="720" w:hanging="720"/>
      </w:pPr>
      <w:bookmarkStart w:id="123" w:name="_ENREF_71"/>
      <w:r w:rsidRPr="00E23A8E">
        <w:t>HAMMOND, P. &amp; SUTTIE, M. 2012. Large</w:t>
      </w:r>
      <w:r w:rsidRPr="00E23A8E">
        <w:rPr>
          <w:rFonts w:ascii="Cambria Math" w:hAnsi="Cambria Math" w:cs="Cambria Math"/>
        </w:rPr>
        <w:t>‐</w:t>
      </w:r>
      <w:r w:rsidRPr="00E23A8E">
        <w:t xml:space="preserve">scale objective phenotyping of 3D facial morphology. </w:t>
      </w:r>
      <w:r w:rsidRPr="00E23A8E">
        <w:rPr>
          <w:i/>
        </w:rPr>
        <w:t>Human mutation,</w:t>
      </w:r>
      <w:r w:rsidRPr="00E23A8E">
        <w:t xml:space="preserve"> 33</w:t>
      </w:r>
      <w:r w:rsidRPr="00E23A8E">
        <w:rPr>
          <w:b/>
        </w:rPr>
        <w:t>,</w:t>
      </w:r>
      <w:r w:rsidRPr="00E23A8E">
        <w:t xml:space="preserve"> 817-825.</w:t>
      </w:r>
      <w:bookmarkEnd w:id="123"/>
    </w:p>
    <w:p w14:paraId="111B651B" w14:textId="77777777" w:rsidR="00E23A8E" w:rsidRPr="00E23A8E" w:rsidRDefault="00E23A8E" w:rsidP="00E23A8E">
      <w:pPr>
        <w:pStyle w:val="EndNoteBibliography"/>
        <w:ind w:left="720" w:hanging="720"/>
      </w:pPr>
      <w:bookmarkStart w:id="124" w:name="_ENREF_72"/>
      <w:r w:rsidRPr="00E23A8E">
        <w:t xml:space="preserve">HAMMOND, P., SUTTIE, M., HENNEKAM, R. C., ALLANSON, J., SHORE, E. M. &amp; KAPLAN, F. S. 2012b. The face signature of fibrodysplasia ossificans progressiva. </w:t>
      </w:r>
      <w:r w:rsidRPr="00E23A8E">
        <w:rPr>
          <w:i/>
        </w:rPr>
        <w:t>American Journal of Medical Genetics Part A,</w:t>
      </w:r>
      <w:r w:rsidRPr="00E23A8E">
        <w:t xml:space="preserve"> 158</w:t>
      </w:r>
      <w:r w:rsidRPr="00E23A8E">
        <w:rPr>
          <w:b/>
        </w:rPr>
        <w:t>,</w:t>
      </w:r>
      <w:r w:rsidRPr="00E23A8E">
        <w:t xml:space="preserve"> 1368-1380.</w:t>
      </w:r>
      <w:bookmarkEnd w:id="124"/>
    </w:p>
    <w:p w14:paraId="5BE8D7B1" w14:textId="77777777" w:rsidR="00E23A8E" w:rsidRPr="00E23A8E" w:rsidRDefault="00E23A8E" w:rsidP="00E23A8E">
      <w:pPr>
        <w:pStyle w:val="EndNoteBibliography"/>
        <w:ind w:left="720" w:hanging="720"/>
      </w:pPr>
      <w:bookmarkStart w:id="125" w:name="_ENREF_73"/>
      <w:r w:rsidRPr="00E23A8E">
        <w:t xml:space="preserve">HARRIS, S. M. &amp; ROSS, A. H. 2008. Detecting an undiagnosed case of nonsyndromic facial dysmorphism using geometric morphometrics. </w:t>
      </w:r>
      <w:r w:rsidRPr="00E23A8E">
        <w:rPr>
          <w:i/>
        </w:rPr>
        <w:t>Journal of forensic sciences,</w:t>
      </w:r>
      <w:r w:rsidRPr="00E23A8E">
        <w:t xml:space="preserve"> 53</w:t>
      </w:r>
      <w:r w:rsidRPr="00E23A8E">
        <w:rPr>
          <w:b/>
        </w:rPr>
        <w:t>,</w:t>
      </w:r>
      <w:r w:rsidRPr="00E23A8E">
        <w:t xml:space="preserve"> 1308-1312.</w:t>
      </w:r>
      <w:bookmarkEnd w:id="125"/>
    </w:p>
    <w:p w14:paraId="26C04B7C" w14:textId="77777777" w:rsidR="00E23A8E" w:rsidRPr="00E23A8E" w:rsidRDefault="00E23A8E" w:rsidP="00E23A8E">
      <w:pPr>
        <w:pStyle w:val="EndNoteBibliography"/>
        <w:ind w:left="720" w:hanging="720"/>
      </w:pPr>
      <w:bookmarkStart w:id="126" w:name="_ENREF_74"/>
      <w:r w:rsidRPr="00E23A8E">
        <w:t xml:space="preserve">HENNESSY, R. J., MCLEARIE, S., KINSELLA, A. &amp; WADDINGTON, J. L. 2005. Facial surface analysis by 3D laser scanning and geometric morphometrics in relation to sexual dimorphism in cerebral–craniofacial morphogenesis and cognitive function. </w:t>
      </w:r>
      <w:r w:rsidRPr="00E23A8E">
        <w:rPr>
          <w:i/>
        </w:rPr>
        <w:t>Journal of Anatomy,</w:t>
      </w:r>
      <w:r w:rsidRPr="00E23A8E">
        <w:t xml:space="preserve"> 207</w:t>
      </w:r>
      <w:r w:rsidRPr="00E23A8E">
        <w:rPr>
          <w:b/>
        </w:rPr>
        <w:t>,</w:t>
      </w:r>
      <w:r w:rsidRPr="00E23A8E">
        <w:t xml:space="preserve"> 283-295.</w:t>
      </w:r>
      <w:bookmarkEnd w:id="126"/>
    </w:p>
    <w:p w14:paraId="75B4F6C5" w14:textId="77777777" w:rsidR="00E23A8E" w:rsidRPr="00E23A8E" w:rsidRDefault="00E23A8E" w:rsidP="00E23A8E">
      <w:pPr>
        <w:pStyle w:val="EndNoteBibliography"/>
        <w:ind w:left="720" w:hanging="720"/>
      </w:pPr>
      <w:bookmarkStart w:id="127" w:name="_ENREF_75"/>
      <w:r w:rsidRPr="00E23A8E">
        <w:t xml:space="preserve">HUNTER, A. G. 1996. Craniofacial anthropometric analysis in several types of chondrodysplasia. </w:t>
      </w:r>
      <w:r w:rsidRPr="00E23A8E">
        <w:rPr>
          <w:i/>
        </w:rPr>
        <w:t>American journal of medical genetics,</w:t>
      </w:r>
      <w:r w:rsidRPr="00E23A8E">
        <w:t xml:space="preserve"> 65</w:t>
      </w:r>
      <w:r w:rsidRPr="00E23A8E">
        <w:rPr>
          <w:b/>
        </w:rPr>
        <w:t>,</w:t>
      </w:r>
      <w:r w:rsidRPr="00E23A8E">
        <w:t xml:space="preserve"> 5-12.</w:t>
      </w:r>
      <w:bookmarkEnd w:id="127"/>
    </w:p>
    <w:p w14:paraId="32F9D8B9" w14:textId="77777777" w:rsidR="00E23A8E" w:rsidRPr="00E23A8E" w:rsidRDefault="00E23A8E" w:rsidP="00E23A8E">
      <w:pPr>
        <w:pStyle w:val="EndNoteBibliography"/>
        <w:ind w:left="720" w:hanging="720"/>
      </w:pPr>
      <w:bookmarkStart w:id="128" w:name="_ENREF_76"/>
      <w:r w:rsidRPr="00E23A8E">
        <w:t xml:space="preserve">HURWITZ, D. J., ASHBY, E. R., LLULL, R., PASQUAL, J., TABOR, C., GARRISON, L., GILLEN, J. &amp; WEYANT, R. 1999. Computer-assisted anthropometry for outcome assessment of cleft lip. </w:t>
      </w:r>
      <w:r w:rsidRPr="00E23A8E">
        <w:rPr>
          <w:i/>
        </w:rPr>
        <w:t>Plastic and Reconstructive Surgery,</w:t>
      </w:r>
      <w:r w:rsidRPr="00E23A8E">
        <w:t xml:space="preserve"> 103</w:t>
      </w:r>
      <w:r w:rsidRPr="00E23A8E">
        <w:rPr>
          <w:b/>
        </w:rPr>
        <w:t>,</w:t>
      </w:r>
      <w:r w:rsidRPr="00E23A8E">
        <w:t xml:space="preserve"> 1608-1623.</w:t>
      </w:r>
      <w:bookmarkEnd w:id="128"/>
    </w:p>
    <w:p w14:paraId="21185ED8" w14:textId="77777777" w:rsidR="00E23A8E" w:rsidRPr="00E23A8E" w:rsidRDefault="00E23A8E" w:rsidP="00E23A8E">
      <w:pPr>
        <w:pStyle w:val="EndNoteBibliography"/>
        <w:ind w:left="720" w:hanging="720"/>
      </w:pPr>
      <w:bookmarkStart w:id="129" w:name="_ENREF_77"/>
      <w:r w:rsidRPr="00E23A8E">
        <w:t>HUTTON, T. J., BUXTON, B. F. &amp; HAMMOND, P. Dense surface point distribution models of the human face.  IEEE International Conference on Computer Vision and Pattern Recognition, 2001 Kauai, Hawaii. IEEE, 153-160.</w:t>
      </w:r>
      <w:bookmarkEnd w:id="129"/>
    </w:p>
    <w:p w14:paraId="463F6054" w14:textId="77777777" w:rsidR="00E23A8E" w:rsidRPr="00E23A8E" w:rsidRDefault="00E23A8E" w:rsidP="00E23A8E">
      <w:pPr>
        <w:pStyle w:val="EndNoteBibliography"/>
        <w:ind w:left="720" w:hanging="720"/>
      </w:pPr>
      <w:bookmarkStart w:id="130" w:name="_ENREF_78"/>
      <w:r w:rsidRPr="00E23A8E">
        <w:t>HUTTON, T. J., BUXTON, B. F. &amp; HAMMOND, P. Automated Registration of 3D Faces using Dense Surface Models.  BMVC, 2003a. Citeseer, 1-10.</w:t>
      </w:r>
      <w:bookmarkEnd w:id="130"/>
    </w:p>
    <w:p w14:paraId="662A5477" w14:textId="77777777" w:rsidR="00E23A8E" w:rsidRPr="00E23A8E" w:rsidRDefault="00E23A8E" w:rsidP="00E23A8E">
      <w:pPr>
        <w:pStyle w:val="EndNoteBibliography"/>
        <w:ind w:left="720" w:hanging="720"/>
      </w:pPr>
      <w:bookmarkStart w:id="131" w:name="_ENREF_79"/>
      <w:r w:rsidRPr="00E23A8E">
        <w:t xml:space="preserve">HUTTON, T. J., BUXTON, B. F., HAMMOND, P. &amp; POTTS, H. W. 2003b. Estimating average growth trajectories in shape-space using kernel smoothing. </w:t>
      </w:r>
      <w:r w:rsidRPr="00E23A8E">
        <w:rPr>
          <w:i/>
        </w:rPr>
        <w:t>IEEE Transactions on Medical Imaging,</w:t>
      </w:r>
      <w:r w:rsidRPr="00E23A8E">
        <w:t xml:space="preserve"> 22</w:t>
      </w:r>
      <w:r w:rsidRPr="00E23A8E">
        <w:rPr>
          <w:b/>
        </w:rPr>
        <w:t>,</w:t>
      </w:r>
      <w:r w:rsidRPr="00E23A8E">
        <w:t xml:space="preserve"> 747-753.</w:t>
      </w:r>
      <w:bookmarkEnd w:id="131"/>
    </w:p>
    <w:p w14:paraId="293DAAE2" w14:textId="77777777" w:rsidR="00E23A8E" w:rsidRPr="00E23A8E" w:rsidRDefault="00E23A8E" w:rsidP="00E23A8E">
      <w:pPr>
        <w:pStyle w:val="EndNoteBibliography"/>
        <w:ind w:left="720" w:hanging="720"/>
      </w:pPr>
      <w:bookmarkStart w:id="132" w:name="_ENREF_80"/>
      <w:r w:rsidRPr="00E23A8E">
        <w:t xml:space="preserve">KAU, C., ZHUROV, A., RICHMOND, S., CRONIN, A., SAVIO, C. &amp; MALLORIE, C. 2006a. Facial templates: A new perspective in three dimensions. </w:t>
      </w:r>
      <w:r w:rsidRPr="00E23A8E">
        <w:rPr>
          <w:i/>
        </w:rPr>
        <w:t>Orthodontics and Craniofacial Research,</w:t>
      </w:r>
      <w:r w:rsidRPr="00E23A8E">
        <w:t xml:space="preserve"> 9</w:t>
      </w:r>
      <w:r w:rsidRPr="00E23A8E">
        <w:rPr>
          <w:b/>
        </w:rPr>
        <w:t>,</w:t>
      </w:r>
      <w:r w:rsidRPr="00E23A8E">
        <w:t xml:space="preserve"> 10-17.</w:t>
      </w:r>
      <w:bookmarkEnd w:id="132"/>
    </w:p>
    <w:p w14:paraId="6707D98F" w14:textId="77777777" w:rsidR="00E23A8E" w:rsidRPr="00E23A8E" w:rsidRDefault="00E23A8E" w:rsidP="00E23A8E">
      <w:pPr>
        <w:pStyle w:val="EndNoteBibliography"/>
        <w:ind w:left="720" w:hanging="720"/>
      </w:pPr>
      <w:bookmarkStart w:id="133" w:name="_ENREF_81"/>
      <w:r w:rsidRPr="00E23A8E">
        <w:lastRenderedPageBreak/>
        <w:t>KAU, C. H., RICHMOND, S., INCRAPERA, A., ENGLISH, J. &amp; XIA, J. J. 2007. Three</w:t>
      </w:r>
      <w:r w:rsidRPr="00E23A8E">
        <w:rPr>
          <w:rFonts w:ascii="Cambria Math" w:hAnsi="Cambria Math" w:cs="Cambria Math"/>
        </w:rPr>
        <w:t>‐</w:t>
      </w:r>
      <w:r w:rsidRPr="00E23A8E">
        <w:t xml:space="preserve">dimensional surface acquisition systems for the study of facial morphology and their application to maxillofacial surgery. </w:t>
      </w:r>
      <w:r w:rsidRPr="00E23A8E">
        <w:rPr>
          <w:i/>
        </w:rPr>
        <w:t>The International Journal of Medical Robotics and Computer Assisted Surgery,</w:t>
      </w:r>
      <w:r w:rsidRPr="00E23A8E">
        <w:t xml:space="preserve"> 3</w:t>
      </w:r>
      <w:r w:rsidRPr="00E23A8E">
        <w:rPr>
          <w:b/>
        </w:rPr>
        <w:t>,</w:t>
      </w:r>
      <w:r w:rsidRPr="00E23A8E">
        <w:t xml:space="preserve"> 97-110.</w:t>
      </w:r>
      <w:bookmarkEnd w:id="133"/>
    </w:p>
    <w:p w14:paraId="2ADA988C" w14:textId="77777777" w:rsidR="00E23A8E" w:rsidRPr="00E23A8E" w:rsidRDefault="00E23A8E" w:rsidP="00E23A8E">
      <w:pPr>
        <w:pStyle w:val="EndNoteBibliography"/>
        <w:ind w:left="720" w:hanging="720"/>
      </w:pPr>
      <w:bookmarkStart w:id="134" w:name="_ENREF_82"/>
      <w:r w:rsidRPr="00E23A8E">
        <w:t xml:space="preserve">KAU, C. H., RICHMOND, S., ZHUROV, A., OVSENIK, M., TAWFIK, W., BORBELY, P. &amp; ENGLISH, J. D. 2010. Use of 3-dimensional surface acquisition to study facial morphology in 5 populations. </w:t>
      </w:r>
      <w:r w:rsidRPr="00E23A8E">
        <w:rPr>
          <w:i/>
        </w:rPr>
        <w:t>American Journal of Orthodontics and Dentofacial Orthopedics,</w:t>
      </w:r>
      <w:r w:rsidRPr="00E23A8E">
        <w:t xml:space="preserve"> 137</w:t>
      </w:r>
      <w:r w:rsidRPr="00E23A8E">
        <w:rPr>
          <w:b/>
        </w:rPr>
        <w:t>,</w:t>
      </w:r>
      <w:r w:rsidRPr="00E23A8E">
        <w:t xml:space="preserve"> S56. e1-S56. e9.</w:t>
      </w:r>
      <w:bookmarkEnd w:id="134"/>
    </w:p>
    <w:p w14:paraId="66448AAE" w14:textId="77777777" w:rsidR="00E23A8E" w:rsidRPr="00E23A8E" w:rsidRDefault="00E23A8E" w:rsidP="00E23A8E">
      <w:pPr>
        <w:pStyle w:val="EndNoteBibliography"/>
        <w:ind w:left="720" w:hanging="720"/>
      </w:pPr>
      <w:bookmarkStart w:id="135" w:name="_ENREF_83"/>
      <w:r w:rsidRPr="00E23A8E">
        <w:t xml:space="preserve">KAU, C. H., ZHUROV, A., RICHMOND, S., BIBB, R., SUGAR, A., KNOX, J. &amp; HARTLES, F. 2006b. The 3-dimensional construction of the average 11-year-old child face: a clinical evaluation and application. </w:t>
      </w:r>
      <w:r w:rsidRPr="00E23A8E">
        <w:rPr>
          <w:i/>
        </w:rPr>
        <w:t>Journal of oral and maxillofacial surgery,</w:t>
      </w:r>
      <w:r w:rsidRPr="00E23A8E">
        <w:t xml:space="preserve"> 64</w:t>
      </w:r>
      <w:r w:rsidRPr="00E23A8E">
        <w:rPr>
          <w:b/>
        </w:rPr>
        <w:t>,</w:t>
      </w:r>
      <w:r w:rsidRPr="00E23A8E">
        <w:t xml:space="preserve"> 1086-1092.</w:t>
      </w:r>
      <w:bookmarkEnd w:id="135"/>
    </w:p>
    <w:p w14:paraId="1CEAA230" w14:textId="77777777" w:rsidR="00E23A8E" w:rsidRPr="00E23A8E" w:rsidRDefault="00E23A8E" w:rsidP="00E23A8E">
      <w:pPr>
        <w:pStyle w:val="EndNoteBibliography"/>
        <w:ind w:left="720" w:hanging="720"/>
      </w:pPr>
      <w:bookmarkStart w:id="136" w:name="_ENREF_84"/>
      <w:r w:rsidRPr="00E23A8E">
        <w:t>KENT, J. T., MARDIA, K. V., MORRIS, R. J. &amp; AYKROYD, R. G. Procrustes growth models for shape.  Proceedings of the First Joint Statistical Meeting New Delhi, India, 2000. 236-238.</w:t>
      </w:r>
      <w:bookmarkEnd w:id="136"/>
    </w:p>
    <w:p w14:paraId="3EFE9FC2" w14:textId="77777777" w:rsidR="00E23A8E" w:rsidRPr="00E23A8E" w:rsidRDefault="00E23A8E" w:rsidP="00E23A8E">
      <w:pPr>
        <w:pStyle w:val="EndNoteBibliography"/>
        <w:ind w:left="720" w:hanging="720"/>
      </w:pPr>
      <w:bookmarkStart w:id="137" w:name="_ENREF_85"/>
      <w:r w:rsidRPr="00E23A8E">
        <w:t xml:space="preserve">KENT, J. T., MARDIA, K. V., MORRIS, R. J. &amp; AYKROYD, R. G. 2001. Functional models of growth for landmark data. </w:t>
      </w:r>
      <w:r w:rsidRPr="00E23A8E">
        <w:rPr>
          <w:i/>
        </w:rPr>
        <w:t>Proceedings in Functional and Spatial Data Analysis</w:t>
      </w:r>
      <w:r w:rsidRPr="00E23A8E">
        <w:rPr>
          <w:b/>
        </w:rPr>
        <w:t>,</w:t>
      </w:r>
      <w:r w:rsidRPr="00E23A8E">
        <w:t xml:space="preserve"> 109-115.</w:t>
      </w:r>
      <w:bookmarkEnd w:id="137"/>
    </w:p>
    <w:p w14:paraId="7FC35A13" w14:textId="77777777" w:rsidR="00E23A8E" w:rsidRPr="00E23A8E" w:rsidRDefault="00E23A8E" w:rsidP="00E23A8E">
      <w:pPr>
        <w:pStyle w:val="EndNoteBibliography"/>
        <w:ind w:left="720" w:hanging="720"/>
      </w:pPr>
      <w:bookmarkStart w:id="138" w:name="_ENREF_86"/>
      <w:r w:rsidRPr="00E23A8E">
        <w:t xml:space="preserve">KLINGENBERG, C. P. 2008. Morphological integration and developmental modularity. </w:t>
      </w:r>
      <w:r w:rsidRPr="00E23A8E">
        <w:rPr>
          <w:i/>
        </w:rPr>
        <w:t>Annual review of ecology, evolution, and systematics</w:t>
      </w:r>
      <w:r w:rsidRPr="00E23A8E">
        <w:rPr>
          <w:b/>
        </w:rPr>
        <w:t>,</w:t>
      </w:r>
      <w:r w:rsidRPr="00E23A8E">
        <w:t xml:space="preserve"> 115-132.</w:t>
      </w:r>
      <w:bookmarkEnd w:id="138"/>
    </w:p>
    <w:p w14:paraId="7C0443B9" w14:textId="77777777" w:rsidR="00E23A8E" w:rsidRPr="00E23A8E" w:rsidRDefault="00E23A8E" w:rsidP="00E23A8E">
      <w:pPr>
        <w:pStyle w:val="EndNoteBibliography"/>
        <w:ind w:left="720" w:hanging="720"/>
      </w:pPr>
      <w:bookmarkStart w:id="139" w:name="_ENREF_87"/>
      <w:r w:rsidRPr="00E23A8E">
        <w:t xml:space="preserve">KLINGENBERG, C. P. 2009. Morphometric integration and modularity in configurations of landmarks: tools for evaluating a priori hypotheses. </w:t>
      </w:r>
      <w:r w:rsidRPr="00E23A8E">
        <w:rPr>
          <w:i/>
        </w:rPr>
        <w:t>Evolution &amp; Development,</w:t>
      </w:r>
      <w:r w:rsidRPr="00E23A8E">
        <w:t xml:space="preserve"> 11</w:t>
      </w:r>
      <w:r w:rsidRPr="00E23A8E">
        <w:rPr>
          <w:b/>
        </w:rPr>
        <w:t>,</w:t>
      </w:r>
      <w:r w:rsidRPr="00E23A8E">
        <w:t xml:space="preserve"> 405-421.</w:t>
      </w:r>
      <w:bookmarkEnd w:id="139"/>
    </w:p>
    <w:p w14:paraId="37645388" w14:textId="77777777" w:rsidR="00E23A8E" w:rsidRPr="00E23A8E" w:rsidRDefault="00E23A8E" w:rsidP="00E23A8E">
      <w:pPr>
        <w:pStyle w:val="EndNoteBibliography"/>
        <w:ind w:left="720" w:hanging="720"/>
      </w:pPr>
      <w:bookmarkStart w:id="140" w:name="_ENREF_88"/>
      <w:r w:rsidRPr="00E23A8E">
        <w:t xml:space="preserve">KLINGENBERG, C. P., NEUENSCHWANDER, B. E. &amp; FLURY, B. D. 1996. Ontogeny and individual variation: analysis of patterned covariance matrices with common principal components. </w:t>
      </w:r>
      <w:r w:rsidRPr="00E23A8E">
        <w:rPr>
          <w:i/>
        </w:rPr>
        <w:t>Systematic Biology,</w:t>
      </w:r>
      <w:r w:rsidRPr="00E23A8E">
        <w:t xml:space="preserve"> 45</w:t>
      </w:r>
      <w:r w:rsidRPr="00E23A8E">
        <w:rPr>
          <w:b/>
        </w:rPr>
        <w:t>,</w:t>
      </w:r>
      <w:r w:rsidRPr="00E23A8E">
        <w:t xml:space="preserve"> 135-150.</w:t>
      </w:r>
      <w:bookmarkEnd w:id="140"/>
    </w:p>
    <w:p w14:paraId="22A00BC0" w14:textId="77777777" w:rsidR="00E23A8E" w:rsidRPr="00E23A8E" w:rsidRDefault="00E23A8E" w:rsidP="00E23A8E">
      <w:pPr>
        <w:pStyle w:val="EndNoteBibliography"/>
        <w:ind w:left="720" w:hanging="720"/>
      </w:pPr>
      <w:bookmarkStart w:id="141" w:name="_ENREF_89"/>
      <w:r w:rsidRPr="00E23A8E">
        <w:t xml:space="preserve">KLINGENBERG, C. P. &amp; ZIMMERMANN, M. 1992. Static, ontogenetic, and evolutionary allometry: a multivariate comparison in nine species of water striders. </w:t>
      </w:r>
      <w:r w:rsidRPr="00E23A8E">
        <w:rPr>
          <w:i/>
        </w:rPr>
        <w:t>American Naturalist</w:t>
      </w:r>
      <w:r w:rsidRPr="00E23A8E">
        <w:rPr>
          <w:b/>
        </w:rPr>
        <w:t>,</w:t>
      </w:r>
      <w:r w:rsidRPr="00E23A8E">
        <w:t xml:space="preserve"> 601-620.</w:t>
      </w:r>
      <w:bookmarkEnd w:id="141"/>
    </w:p>
    <w:p w14:paraId="2C07E17D" w14:textId="77777777" w:rsidR="00E23A8E" w:rsidRPr="00E23A8E" w:rsidRDefault="00E23A8E" w:rsidP="00E23A8E">
      <w:pPr>
        <w:pStyle w:val="EndNoteBibliography"/>
        <w:ind w:left="720" w:hanging="720"/>
      </w:pPr>
      <w:bookmarkStart w:id="142" w:name="_ENREF_90"/>
      <w:r w:rsidRPr="00E23A8E">
        <w:t>KOUDELOVÁ, J., BRŮŽEK, J., CAGÁŇOVÁ, V., KRAJÍČEK, V. &amp; VELEMÍNSKÁ, J. 2015. Development of facial sexual dimorphism in children aged between 12 and 15 years: A three</w:t>
      </w:r>
      <w:r w:rsidRPr="00E23A8E">
        <w:rPr>
          <w:rFonts w:ascii="Cambria Math" w:hAnsi="Cambria Math" w:cs="Cambria Math"/>
        </w:rPr>
        <w:t>‐</w:t>
      </w:r>
      <w:r w:rsidRPr="00E23A8E">
        <w:t xml:space="preserve">dimensional longitudinal study. </w:t>
      </w:r>
      <w:r w:rsidRPr="00E23A8E">
        <w:rPr>
          <w:i/>
        </w:rPr>
        <w:t>Orthodontics &amp; Craniofacial Research,</w:t>
      </w:r>
      <w:r w:rsidRPr="00E23A8E">
        <w:t xml:space="preserve"> 18</w:t>
      </w:r>
      <w:r w:rsidRPr="00E23A8E">
        <w:rPr>
          <w:b/>
        </w:rPr>
        <w:t>,</w:t>
      </w:r>
      <w:r w:rsidRPr="00E23A8E">
        <w:t xml:space="preserve"> 175-184.</w:t>
      </w:r>
      <w:bookmarkEnd w:id="142"/>
    </w:p>
    <w:p w14:paraId="6556B150" w14:textId="77777777" w:rsidR="00E23A8E" w:rsidRPr="00E23A8E" w:rsidRDefault="00E23A8E" w:rsidP="00E23A8E">
      <w:pPr>
        <w:pStyle w:val="EndNoteBibliography"/>
        <w:ind w:left="720" w:hanging="720"/>
      </w:pPr>
      <w:bookmarkStart w:id="143" w:name="_ENREF_91"/>
      <w:r w:rsidRPr="00E23A8E">
        <w:t xml:space="preserve">LELE, S. 1993. Euclidean distance matrix analysis (EDMA): estimation of mean form and mean form difference. </w:t>
      </w:r>
      <w:r w:rsidRPr="00E23A8E">
        <w:rPr>
          <w:i/>
        </w:rPr>
        <w:t>Mathematical Geology,</w:t>
      </w:r>
      <w:r w:rsidRPr="00E23A8E">
        <w:t xml:space="preserve"> 25</w:t>
      </w:r>
      <w:r w:rsidRPr="00E23A8E">
        <w:rPr>
          <w:b/>
        </w:rPr>
        <w:t>,</w:t>
      </w:r>
      <w:r w:rsidRPr="00E23A8E">
        <w:t xml:space="preserve"> 573-602.</w:t>
      </w:r>
      <w:bookmarkEnd w:id="143"/>
    </w:p>
    <w:p w14:paraId="270B813C" w14:textId="77777777" w:rsidR="00E23A8E" w:rsidRPr="00E23A8E" w:rsidRDefault="00E23A8E" w:rsidP="00E23A8E">
      <w:pPr>
        <w:pStyle w:val="EndNoteBibliography"/>
        <w:ind w:left="720" w:hanging="720"/>
      </w:pPr>
      <w:bookmarkStart w:id="144" w:name="_ENREF_92"/>
      <w:r w:rsidRPr="00E23A8E">
        <w:lastRenderedPageBreak/>
        <w:t xml:space="preserve">LEVY-MANDEL, A., VENETSANOPOULOS, A. &amp; TSOTSOS, J. 1986. Knowledge-based landmarking of cephalograms. </w:t>
      </w:r>
      <w:r w:rsidRPr="00E23A8E">
        <w:rPr>
          <w:i/>
        </w:rPr>
        <w:t>Computers and Biomedical Research,</w:t>
      </w:r>
      <w:r w:rsidRPr="00E23A8E">
        <w:t xml:space="preserve"> 19</w:t>
      </w:r>
      <w:r w:rsidRPr="00E23A8E">
        <w:rPr>
          <w:b/>
        </w:rPr>
        <w:t>,</w:t>
      </w:r>
      <w:r w:rsidRPr="00E23A8E">
        <w:t xml:space="preserve"> 282-309.</w:t>
      </w:r>
      <w:bookmarkEnd w:id="144"/>
    </w:p>
    <w:p w14:paraId="5AFEEFE0" w14:textId="77777777" w:rsidR="00E23A8E" w:rsidRPr="00E23A8E" w:rsidRDefault="00E23A8E" w:rsidP="00E23A8E">
      <w:pPr>
        <w:pStyle w:val="EndNoteBibliography"/>
        <w:ind w:left="720" w:hanging="720"/>
      </w:pPr>
      <w:bookmarkStart w:id="145" w:name="_ENREF_93"/>
      <w:r w:rsidRPr="00E23A8E">
        <w:t xml:space="preserve">LIEBERMAN, D. E., CARLO, J., DE LEÓN, M. P. &amp; ZOLLIKOFER, C. P. 2007. A geometric morphometric analysis of heterochrony in the cranium of chimpanzees and bonobos. </w:t>
      </w:r>
      <w:r w:rsidRPr="00E23A8E">
        <w:rPr>
          <w:i/>
        </w:rPr>
        <w:t>Journal of Human Evolution,</w:t>
      </w:r>
      <w:r w:rsidRPr="00E23A8E">
        <w:t xml:space="preserve"> 52</w:t>
      </w:r>
      <w:r w:rsidRPr="00E23A8E">
        <w:rPr>
          <w:b/>
        </w:rPr>
        <w:t>,</w:t>
      </w:r>
      <w:r w:rsidRPr="00E23A8E">
        <w:t xml:space="preserve"> 647-662.</w:t>
      </w:r>
      <w:bookmarkEnd w:id="145"/>
    </w:p>
    <w:p w14:paraId="5A7E9DFC" w14:textId="77777777" w:rsidR="00E23A8E" w:rsidRPr="00E23A8E" w:rsidRDefault="00E23A8E" w:rsidP="00E23A8E">
      <w:pPr>
        <w:pStyle w:val="EndNoteBibliography"/>
        <w:ind w:left="720" w:hanging="720"/>
      </w:pPr>
      <w:bookmarkStart w:id="146" w:name="_ENREF_94"/>
      <w:r w:rsidRPr="00E23A8E">
        <w:t xml:space="preserve">LORENZ, C. &amp; KRAHNSTÖVER, N. 2000. Generation of Point-Based 3D Statistical Shape Models for Anatomical Objects. </w:t>
      </w:r>
      <w:r w:rsidRPr="00E23A8E">
        <w:rPr>
          <w:i/>
        </w:rPr>
        <w:t>Computer Vision and Image Understanding,</w:t>
      </w:r>
      <w:r w:rsidRPr="00E23A8E">
        <w:t xml:space="preserve"> 77</w:t>
      </w:r>
      <w:r w:rsidRPr="00E23A8E">
        <w:rPr>
          <w:b/>
        </w:rPr>
        <w:t>,</w:t>
      </w:r>
      <w:r w:rsidRPr="00E23A8E">
        <w:t xml:space="preserve"> 175-191.</w:t>
      </w:r>
      <w:bookmarkEnd w:id="146"/>
    </w:p>
    <w:p w14:paraId="4EF5FB57" w14:textId="77777777" w:rsidR="00E23A8E" w:rsidRPr="00E23A8E" w:rsidRDefault="00E23A8E" w:rsidP="00E23A8E">
      <w:pPr>
        <w:pStyle w:val="EndNoteBibliography"/>
        <w:ind w:left="720" w:hanging="720"/>
      </w:pPr>
      <w:bookmarkStart w:id="147" w:name="_ENREF_95"/>
      <w:r w:rsidRPr="00E23A8E">
        <w:t xml:space="preserve">LOY, A., BERTELLETTI, M., COSTA, C., FERLIN, L. &amp; CATAUDELLA, S. 2001. Shape changes and growth trajectories in the early stages of three species of the genus Diplodus (Perciformes, Sparidae). </w:t>
      </w:r>
      <w:r w:rsidRPr="00E23A8E">
        <w:rPr>
          <w:i/>
        </w:rPr>
        <w:t>Journal of Morphology,</w:t>
      </w:r>
      <w:r w:rsidRPr="00E23A8E">
        <w:t xml:space="preserve"> 250</w:t>
      </w:r>
      <w:r w:rsidRPr="00E23A8E">
        <w:rPr>
          <w:b/>
        </w:rPr>
        <w:t>,</w:t>
      </w:r>
      <w:r w:rsidRPr="00E23A8E">
        <w:t xml:space="preserve"> 24-33.</w:t>
      </w:r>
      <w:bookmarkEnd w:id="147"/>
    </w:p>
    <w:p w14:paraId="5BA6954D" w14:textId="77777777" w:rsidR="00E23A8E" w:rsidRPr="00E23A8E" w:rsidRDefault="00E23A8E" w:rsidP="00E23A8E">
      <w:pPr>
        <w:pStyle w:val="EndNoteBibliography"/>
        <w:ind w:left="720" w:hanging="720"/>
      </w:pPr>
      <w:bookmarkStart w:id="148" w:name="_ENREF_96"/>
      <w:r w:rsidRPr="00E23A8E">
        <w:t xml:space="preserve">MAHALANOBIS, P. C. 1936. On the generalized distance in statistics. </w:t>
      </w:r>
      <w:r w:rsidRPr="00E23A8E">
        <w:rPr>
          <w:i/>
        </w:rPr>
        <w:t>Proceedings of the National Institute of Sciences (Calcutta),</w:t>
      </w:r>
      <w:r w:rsidRPr="00E23A8E">
        <w:t xml:space="preserve"> 2</w:t>
      </w:r>
      <w:r w:rsidRPr="00E23A8E">
        <w:rPr>
          <w:b/>
        </w:rPr>
        <w:t>,</w:t>
      </w:r>
      <w:r w:rsidRPr="00E23A8E">
        <w:t xml:space="preserve"> 49-55.</w:t>
      </w:r>
      <w:bookmarkEnd w:id="148"/>
    </w:p>
    <w:p w14:paraId="3FD2FDC1" w14:textId="77777777" w:rsidR="00E23A8E" w:rsidRPr="00E23A8E" w:rsidRDefault="00E23A8E" w:rsidP="00E23A8E">
      <w:pPr>
        <w:pStyle w:val="EndNoteBibliography"/>
        <w:ind w:left="720" w:hanging="720"/>
      </w:pPr>
      <w:bookmarkStart w:id="149" w:name="_ENREF_97"/>
      <w:r w:rsidRPr="00E23A8E">
        <w:t xml:space="preserve">MARCUS, J. R., DOMESHEK, L. F., LOYD, A. M., SCHOENLEBER, J. M., DAS, R. R., NIGHTINGALE, R. W. &amp; MUKUNDAN JR, S. 2009. Use of a three-dimensional, normative database of pediatric craniofacial morphology for modern anthropometric analysis. </w:t>
      </w:r>
      <w:r w:rsidRPr="00E23A8E">
        <w:rPr>
          <w:i/>
        </w:rPr>
        <w:t>Plastic and Reconstructive Surgery,</w:t>
      </w:r>
      <w:r w:rsidRPr="00E23A8E">
        <w:t xml:space="preserve"> 124</w:t>
      </w:r>
      <w:r w:rsidRPr="00E23A8E">
        <w:rPr>
          <w:b/>
        </w:rPr>
        <w:t>,</w:t>
      </w:r>
      <w:r w:rsidRPr="00E23A8E">
        <w:t xml:space="preserve"> 2076-2084.</w:t>
      </w:r>
      <w:bookmarkEnd w:id="149"/>
    </w:p>
    <w:p w14:paraId="50F97938" w14:textId="77777777" w:rsidR="00E23A8E" w:rsidRPr="00E23A8E" w:rsidRDefault="00E23A8E" w:rsidP="00E23A8E">
      <w:pPr>
        <w:pStyle w:val="EndNoteBibliography"/>
        <w:ind w:left="720" w:hanging="720"/>
      </w:pPr>
      <w:bookmarkStart w:id="150" w:name="_ENREF_98"/>
      <w:r w:rsidRPr="00E23A8E">
        <w:t>MARCUS, L. F. Traditional morphometrics.  Proceedings of the Michigan morphometrics workshop, 1990. Special Publication, 77ą122.</w:t>
      </w:r>
      <w:bookmarkEnd w:id="150"/>
    </w:p>
    <w:p w14:paraId="044E6C52" w14:textId="77777777" w:rsidR="00E23A8E" w:rsidRPr="00E23A8E" w:rsidRDefault="00E23A8E" w:rsidP="00E23A8E">
      <w:pPr>
        <w:pStyle w:val="EndNoteBibliography"/>
        <w:ind w:left="720" w:hanging="720"/>
      </w:pPr>
      <w:bookmarkStart w:id="151" w:name="_ENREF_99"/>
      <w:r w:rsidRPr="00E23A8E">
        <w:t xml:space="preserve">MARROIG, G. &amp; CHEVERUD, J. M. 2001. A comparison of phenotypic variation and covariation patterns and the role of phylogeny, ecology, and ontogeny during cranial evolution of New World monkeys. </w:t>
      </w:r>
      <w:r w:rsidRPr="00E23A8E">
        <w:rPr>
          <w:i/>
        </w:rPr>
        <w:t>Evolution,</w:t>
      </w:r>
      <w:r w:rsidRPr="00E23A8E">
        <w:t xml:space="preserve"> 55</w:t>
      </w:r>
      <w:r w:rsidRPr="00E23A8E">
        <w:rPr>
          <w:b/>
        </w:rPr>
        <w:t>,</w:t>
      </w:r>
      <w:r w:rsidRPr="00E23A8E">
        <w:t xml:space="preserve"> 2576-2600.</w:t>
      </w:r>
      <w:bookmarkEnd w:id="151"/>
    </w:p>
    <w:p w14:paraId="172F18F6" w14:textId="77777777" w:rsidR="00E23A8E" w:rsidRPr="00E23A8E" w:rsidRDefault="00E23A8E" w:rsidP="00E23A8E">
      <w:pPr>
        <w:pStyle w:val="EndNoteBibliography"/>
        <w:ind w:left="720" w:hanging="720"/>
      </w:pPr>
      <w:bookmarkStart w:id="152" w:name="_ENREF_100"/>
      <w:r w:rsidRPr="00E23A8E">
        <w:t xml:space="preserve">MATTHEWS, H., PENINGTON, T., SAEY, I., HALLIDAY, J., MUGGLI, E. &amp; CLAES, P. under review. Spatially dense morphometrics of craniofacial sexual dimorphism in one year-olds. </w:t>
      </w:r>
      <w:r w:rsidRPr="00E23A8E">
        <w:rPr>
          <w:i/>
        </w:rPr>
        <w:t>Journal of Anatomy</w:t>
      </w:r>
      <w:r w:rsidRPr="00E23A8E">
        <w:t>.</w:t>
      </w:r>
      <w:bookmarkEnd w:id="152"/>
    </w:p>
    <w:p w14:paraId="269A39E0" w14:textId="77777777" w:rsidR="00E23A8E" w:rsidRPr="00E23A8E" w:rsidRDefault="00E23A8E" w:rsidP="00E23A8E">
      <w:pPr>
        <w:pStyle w:val="EndNoteBibliography"/>
        <w:ind w:left="720" w:hanging="720"/>
      </w:pPr>
      <w:bookmarkStart w:id="153" w:name="_ENREF_101"/>
      <w:r w:rsidRPr="00E23A8E">
        <w:t xml:space="preserve">MITTEROECKER, P. &amp; BOOKSTEIN, F. 2009. The ontogenetic trajectory of the phenotypic covariance matrix, with examples from craniofacial shape in rats and humans. </w:t>
      </w:r>
      <w:r w:rsidRPr="00E23A8E">
        <w:rPr>
          <w:i/>
        </w:rPr>
        <w:t>Evolution,</w:t>
      </w:r>
      <w:r w:rsidRPr="00E23A8E">
        <w:t xml:space="preserve"> 63</w:t>
      </w:r>
      <w:r w:rsidRPr="00E23A8E">
        <w:rPr>
          <w:b/>
        </w:rPr>
        <w:t>,</w:t>
      </w:r>
      <w:r w:rsidRPr="00E23A8E">
        <w:t xml:space="preserve"> 727-737.</w:t>
      </w:r>
      <w:bookmarkEnd w:id="153"/>
    </w:p>
    <w:p w14:paraId="0F8946F3" w14:textId="77777777" w:rsidR="00E23A8E" w:rsidRPr="00E23A8E" w:rsidRDefault="00E23A8E" w:rsidP="00E23A8E">
      <w:pPr>
        <w:pStyle w:val="EndNoteBibliography"/>
        <w:ind w:left="720" w:hanging="720"/>
      </w:pPr>
      <w:bookmarkStart w:id="154" w:name="_ENREF_102"/>
      <w:r w:rsidRPr="00E23A8E">
        <w:t xml:space="preserve">MITTEROECKER, P., GUNZ, P., BERNHARD, M., SCHAEFER, K. &amp; BOOKSTEIN, F. L. 2004a. Comparison of cranial ontogenetic trajectories among great apes and humans. </w:t>
      </w:r>
      <w:r w:rsidRPr="00E23A8E">
        <w:rPr>
          <w:i/>
        </w:rPr>
        <w:t>Journal of Human Evolution,</w:t>
      </w:r>
      <w:r w:rsidRPr="00E23A8E">
        <w:t xml:space="preserve"> 46</w:t>
      </w:r>
      <w:r w:rsidRPr="00E23A8E">
        <w:rPr>
          <w:b/>
        </w:rPr>
        <w:t>,</w:t>
      </w:r>
      <w:r w:rsidRPr="00E23A8E">
        <w:t xml:space="preserve"> 679-698.</w:t>
      </w:r>
      <w:bookmarkEnd w:id="154"/>
    </w:p>
    <w:p w14:paraId="0E2F40FC" w14:textId="77777777" w:rsidR="00E23A8E" w:rsidRPr="00E23A8E" w:rsidRDefault="00E23A8E" w:rsidP="00E23A8E">
      <w:pPr>
        <w:pStyle w:val="EndNoteBibliography"/>
        <w:ind w:left="720" w:hanging="720"/>
      </w:pPr>
      <w:bookmarkStart w:id="155" w:name="_ENREF_103"/>
      <w:r w:rsidRPr="00E23A8E">
        <w:t xml:space="preserve">MITTEROECKER, P., GUNZ, P. &amp; BOOKSTEIN, F. L. 2005. Heterochrony and geometric morphometrics: a comparison of cranial growth in Pan paniscus versus Pan troglodytes. </w:t>
      </w:r>
      <w:r w:rsidRPr="00E23A8E">
        <w:rPr>
          <w:i/>
        </w:rPr>
        <w:t>Evolution &amp; development,</w:t>
      </w:r>
      <w:r w:rsidRPr="00E23A8E">
        <w:t xml:space="preserve"> 7</w:t>
      </w:r>
      <w:r w:rsidRPr="00E23A8E">
        <w:rPr>
          <w:b/>
        </w:rPr>
        <w:t>,</w:t>
      </w:r>
      <w:r w:rsidRPr="00E23A8E">
        <w:t xml:space="preserve"> 244-258.</w:t>
      </w:r>
      <w:bookmarkEnd w:id="155"/>
    </w:p>
    <w:p w14:paraId="1D98EE9A" w14:textId="77777777" w:rsidR="00E23A8E" w:rsidRPr="00E23A8E" w:rsidRDefault="00E23A8E" w:rsidP="00E23A8E">
      <w:pPr>
        <w:pStyle w:val="EndNoteBibliography"/>
        <w:ind w:left="720" w:hanging="720"/>
      </w:pPr>
      <w:bookmarkStart w:id="156" w:name="_ENREF_104"/>
      <w:r w:rsidRPr="00E23A8E">
        <w:lastRenderedPageBreak/>
        <w:t xml:space="preserve">MITTEROECKER, P., GUNZ, P., WEBER, G. &amp; BOOKSTEIN, F. 2004b. Regional dissociated heterochrony in multivariate analysis. </w:t>
      </w:r>
      <w:r w:rsidRPr="00E23A8E">
        <w:rPr>
          <w:i/>
        </w:rPr>
        <w:t>Annals of Anatomy-Anatomischer Anzeiger,</w:t>
      </w:r>
      <w:r w:rsidRPr="00E23A8E">
        <w:t xml:space="preserve"> 186</w:t>
      </w:r>
      <w:r w:rsidRPr="00E23A8E">
        <w:rPr>
          <w:b/>
        </w:rPr>
        <w:t>,</w:t>
      </w:r>
      <w:r w:rsidRPr="00E23A8E">
        <w:t xml:space="preserve"> 463-470.</w:t>
      </w:r>
      <w:bookmarkEnd w:id="156"/>
    </w:p>
    <w:p w14:paraId="7F356DB4" w14:textId="77777777" w:rsidR="00E23A8E" w:rsidRPr="00E23A8E" w:rsidRDefault="00E23A8E" w:rsidP="00E23A8E">
      <w:pPr>
        <w:pStyle w:val="EndNoteBibliography"/>
        <w:ind w:left="720" w:hanging="720"/>
      </w:pPr>
      <w:bookmarkStart w:id="157" w:name="_ENREF_105"/>
      <w:r w:rsidRPr="00E23A8E">
        <w:t xml:space="preserve">MONTEIRO, L. R. 1999. Multivariate regression models and geometric morphometrics: the search for causal factors in the analysis of shape. </w:t>
      </w:r>
      <w:r w:rsidRPr="00E23A8E">
        <w:rPr>
          <w:i/>
        </w:rPr>
        <w:t>Systematic Biology</w:t>
      </w:r>
      <w:r w:rsidRPr="00E23A8E">
        <w:rPr>
          <w:b/>
        </w:rPr>
        <w:t>,</w:t>
      </w:r>
      <w:r w:rsidRPr="00E23A8E">
        <w:t xml:space="preserve"> 192-199.</w:t>
      </w:r>
      <w:bookmarkEnd w:id="157"/>
    </w:p>
    <w:p w14:paraId="25B0DA15" w14:textId="77777777" w:rsidR="00E23A8E" w:rsidRPr="00E23A8E" w:rsidRDefault="00E23A8E" w:rsidP="00E23A8E">
      <w:pPr>
        <w:pStyle w:val="EndNoteBibliography"/>
        <w:ind w:left="720" w:hanging="720"/>
      </w:pPr>
      <w:bookmarkStart w:id="158" w:name="_ENREF_106"/>
      <w:r w:rsidRPr="00E23A8E">
        <w:t xml:space="preserve">MONTEIRO, L. R., BONATO, V. &amp; DOS REIS, S. F. 2005. Evolutionary integration and morphological diversification in complex morphological structures: mandible shape divergence in spiny rats (Rodentia, Echimyidae). </w:t>
      </w:r>
      <w:r w:rsidRPr="00E23A8E">
        <w:rPr>
          <w:i/>
        </w:rPr>
        <w:t>Evolution and Development,</w:t>
      </w:r>
      <w:r w:rsidRPr="00E23A8E">
        <w:t xml:space="preserve"> 7</w:t>
      </w:r>
      <w:r w:rsidRPr="00E23A8E">
        <w:rPr>
          <w:b/>
        </w:rPr>
        <w:t>,</w:t>
      </w:r>
      <w:r w:rsidRPr="00E23A8E">
        <w:t xml:space="preserve"> 429-39.</w:t>
      </w:r>
      <w:bookmarkEnd w:id="158"/>
    </w:p>
    <w:p w14:paraId="195A1689" w14:textId="77777777" w:rsidR="00E23A8E" w:rsidRPr="00E23A8E" w:rsidRDefault="00E23A8E" w:rsidP="00E23A8E">
      <w:pPr>
        <w:pStyle w:val="EndNoteBibliography"/>
        <w:ind w:left="720" w:hanging="720"/>
      </w:pPr>
      <w:bookmarkStart w:id="159" w:name="_ENREF_107"/>
      <w:r w:rsidRPr="00E23A8E">
        <w:t xml:space="preserve">MOORREES, C. F. &amp; LEBRET, L. 1962. The mesh diagram and cephalometrics. </w:t>
      </w:r>
      <w:r w:rsidRPr="00E23A8E">
        <w:rPr>
          <w:i/>
        </w:rPr>
        <w:t>The Angle Orthodontist,</w:t>
      </w:r>
      <w:r w:rsidRPr="00E23A8E">
        <w:t xml:space="preserve"> 32</w:t>
      </w:r>
      <w:r w:rsidRPr="00E23A8E">
        <w:rPr>
          <w:b/>
        </w:rPr>
        <w:t>,</w:t>
      </w:r>
      <w:r w:rsidRPr="00E23A8E">
        <w:t xml:space="preserve"> 214-231.</w:t>
      </w:r>
      <w:bookmarkEnd w:id="159"/>
    </w:p>
    <w:p w14:paraId="7336EFB6" w14:textId="77777777" w:rsidR="00E23A8E" w:rsidRPr="00E23A8E" w:rsidRDefault="00E23A8E" w:rsidP="00E23A8E">
      <w:pPr>
        <w:pStyle w:val="EndNoteBibliography"/>
        <w:ind w:left="720" w:hanging="720"/>
      </w:pPr>
      <w:bookmarkStart w:id="160" w:name="_ENREF_108"/>
      <w:r w:rsidRPr="00E23A8E">
        <w:t xml:space="preserve">MOORREES, C. F., VAN VENROOIJ, M. E., LEBRET, L. M., GLATKY, C. B., KENT, R. L. &amp; REED, R. B. 1976. New norms for the mesh diagram analysis. </w:t>
      </w:r>
      <w:r w:rsidRPr="00E23A8E">
        <w:rPr>
          <w:i/>
        </w:rPr>
        <w:t>American journal of orthodontics,</w:t>
      </w:r>
      <w:r w:rsidRPr="00E23A8E">
        <w:t xml:space="preserve"> 69</w:t>
      </w:r>
      <w:r w:rsidRPr="00E23A8E">
        <w:rPr>
          <w:b/>
        </w:rPr>
        <w:t>,</w:t>
      </w:r>
      <w:r w:rsidRPr="00E23A8E">
        <w:t xml:space="preserve"> 57-71.</w:t>
      </w:r>
      <w:bookmarkEnd w:id="160"/>
    </w:p>
    <w:p w14:paraId="484E94FD" w14:textId="77777777" w:rsidR="00E23A8E" w:rsidRPr="00E23A8E" w:rsidRDefault="00E23A8E" w:rsidP="00E23A8E">
      <w:pPr>
        <w:pStyle w:val="EndNoteBibliography"/>
        <w:ind w:left="720" w:hanging="720"/>
      </w:pPr>
      <w:bookmarkStart w:id="161" w:name="_ENREF_109"/>
      <w:r w:rsidRPr="00E23A8E">
        <w:t xml:space="preserve">MORRIS, R., KENT, J., MARDIA, K. &amp; AYKROYD, R. 2000. A parallel growth model for shape. </w:t>
      </w:r>
      <w:r w:rsidRPr="00E23A8E">
        <w:rPr>
          <w:i/>
        </w:rPr>
        <w:t>Proceedings Medical Imaging Understanding and Analysis 2000</w:t>
      </w:r>
      <w:r w:rsidRPr="00E23A8E">
        <w:rPr>
          <w:b/>
        </w:rPr>
        <w:t>,</w:t>
      </w:r>
      <w:r w:rsidRPr="00E23A8E">
        <w:t xml:space="preserve"> 171-174.</w:t>
      </w:r>
      <w:bookmarkEnd w:id="161"/>
    </w:p>
    <w:p w14:paraId="2F2286BB" w14:textId="77777777" w:rsidR="00E23A8E" w:rsidRPr="00E23A8E" w:rsidRDefault="00E23A8E" w:rsidP="00E23A8E">
      <w:pPr>
        <w:pStyle w:val="EndNoteBibliography"/>
        <w:ind w:left="720" w:hanging="720"/>
      </w:pPr>
      <w:bookmarkStart w:id="162" w:name="_ENREF_110"/>
      <w:r w:rsidRPr="00E23A8E">
        <w:t xml:space="preserve">MOSS, M. L. &amp; YOUNG, R. W. 1960. A functional approach to craniology. </w:t>
      </w:r>
      <w:r w:rsidRPr="00E23A8E">
        <w:rPr>
          <w:i/>
        </w:rPr>
        <w:t>American Journal of Physical Anthropology,</w:t>
      </w:r>
      <w:r w:rsidRPr="00E23A8E">
        <w:t xml:space="preserve"> 18</w:t>
      </w:r>
      <w:r w:rsidRPr="00E23A8E">
        <w:rPr>
          <w:b/>
        </w:rPr>
        <w:t>,</w:t>
      </w:r>
      <w:r w:rsidRPr="00E23A8E">
        <w:t xml:space="preserve"> 281-92.</w:t>
      </w:r>
      <w:bookmarkEnd w:id="162"/>
    </w:p>
    <w:p w14:paraId="7000EAD2" w14:textId="77777777" w:rsidR="00E23A8E" w:rsidRPr="00E23A8E" w:rsidRDefault="00E23A8E" w:rsidP="00E23A8E">
      <w:pPr>
        <w:pStyle w:val="EndNoteBibliography"/>
        <w:ind w:left="720" w:hanging="720"/>
      </w:pPr>
      <w:bookmarkStart w:id="163" w:name="_ENREF_111"/>
      <w:r w:rsidRPr="00E23A8E">
        <w:t xml:space="preserve">NEUBAUER, S., GUNZ, P. &amp; HUBLIN, J. J. 2009. The pattern of endocranial ontogenetic shape changes in humans. </w:t>
      </w:r>
      <w:r w:rsidRPr="00E23A8E">
        <w:rPr>
          <w:i/>
        </w:rPr>
        <w:t>Journal of Anatomy,</w:t>
      </w:r>
      <w:r w:rsidRPr="00E23A8E">
        <w:t xml:space="preserve"> 215</w:t>
      </w:r>
      <w:r w:rsidRPr="00E23A8E">
        <w:rPr>
          <w:b/>
        </w:rPr>
        <w:t>,</w:t>
      </w:r>
      <w:r w:rsidRPr="00E23A8E">
        <w:t xml:space="preserve"> 240-255.</w:t>
      </w:r>
      <w:bookmarkEnd w:id="163"/>
    </w:p>
    <w:p w14:paraId="46EA4D05" w14:textId="77777777" w:rsidR="00E23A8E" w:rsidRPr="00E23A8E" w:rsidRDefault="00E23A8E" w:rsidP="00E23A8E">
      <w:pPr>
        <w:pStyle w:val="EndNoteBibliography"/>
        <w:ind w:left="720" w:hanging="720"/>
      </w:pPr>
      <w:bookmarkStart w:id="164" w:name="_ENREF_112"/>
      <w:r w:rsidRPr="00E23A8E">
        <w:t xml:space="preserve">OLSON, E. C. &amp; MILLER, R. L. 1958. </w:t>
      </w:r>
      <w:r w:rsidRPr="00E23A8E">
        <w:rPr>
          <w:i/>
        </w:rPr>
        <w:t xml:space="preserve">Morphological Integration, </w:t>
      </w:r>
      <w:r w:rsidRPr="00E23A8E">
        <w:t>Chicago, University of Chicago Press.</w:t>
      </w:r>
      <w:bookmarkEnd w:id="164"/>
    </w:p>
    <w:p w14:paraId="2CAFF042" w14:textId="77777777" w:rsidR="00E23A8E" w:rsidRPr="00E23A8E" w:rsidRDefault="00E23A8E" w:rsidP="00E23A8E">
      <w:pPr>
        <w:pStyle w:val="EndNoteBibliography"/>
        <w:ind w:left="720" w:hanging="720"/>
      </w:pPr>
      <w:bookmarkStart w:id="165" w:name="_ENREF_113"/>
      <w:r w:rsidRPr="00E23A8E">
        <w:t xml:space="preserve">PARTHASARATHY, S., NUGENT, S. T., GREGSON, P. G. &amp; FAY, D. F. 1989. Automatic landmarking of cephalograms. </w:t>
      </w:r>
      <w:r w:rsidRPr="00E23A8E">
        <w:rPr>
          <w:i/>
        </w:rPr>
        <w:t>Computers and, Biomedical Research,</w:t>
      </w:r>
      <w:r w:rsidRPr="00E23A8E">
        <w:t xml:space="preserve"> 22</w:t>
      </w:r>
      <w:r w:rsidRPr="00E23A8E">
        <w:rPr>
          <w:b/>
        </w:rPr>
        <w:t>,</w:t>
      </w:r>
      <w:r w:rsidRPr="00E23A8E">
        <w:t xml:space="preserve"> 248-69.</w:t>
      </w:r>
      <w:bookmarkEnd w:id="165"/>
    </w:p>
    <w:p w14:paraId="5B23EFDE" w14:textId="77777777" w:rsidR="00E23A8E" w:rsidRPr="00E23A8E" w:rsidRDefault="00E23A8E" w:rsidP="00E23A8E">
      <w:pPr>
        <w:pStyle w:val="EndNoteBibliography"/>
        <w:ind w:left="720" w:hanging="720"/>
      </w:pPr>
      <w:bookmarkStart w:id="166" w:name="_ENREF_114"/>
      <w:r w:rsidRPr="00E23A8E">
        <w:t xml:space="preserve">PIRAS, P., EVANGELISTA, A., GABRIELE, S., NARDINOCCHI, P., TERESI, L., TORROMEO, C., SCHIARITI, M., VARANO, V. &amp; PUDDU, P. E. 2014. 4D-analysis of left ventricular heart cycle using Procrustes motion analysis. </w:t>
      </w:r>
      <w:r w:rsidRPr="00E23A8E">
        <w:rPr>
          <w:i/>
        </w:rPr>
        <w:t>PLoS One,</w:t>
      </w:r>
      <w:r w:rsidRPr="00E23A8E">
        <w:t xml:space="preserve"> 9.</w:t>
      </w:r>
      <w:bookmarkEnd w:id="166"/>
    </w:p>
    <w:p w14:paraId="64AE9D3C" w14:textId="77777777" w:rsidR="00E23A8E" w:rsidRPr="00E23A8E" w:rsidRDefault="00E23A8E" w:rsidP="00E23A8E">
      <w:pPr>
        <w:pStyle w:val="EndNoteBibliography"/>
        <w:ind w:left="720" w:hanging="720"/>
      </w:pPr>
      <w:bookmarkStart w:id="167" w:name="_ENREF_115"/>
      <w:r w:rsidRPr="00E23A8E">
        <w:t>REN, J., LIU, D., FENG, D., SHAO, J., ZHAO, R., LIAO, Y. &amp; LIN, Z. A knowledge-based automatic cephalometric analysis method.  Proceedings of the 20th Annual International Conference of the IEEE Engineering in Medicine and Biology Society, 1998. IEEE, 723-727.</w:t>
      </w:r>
      <w:bookmarkEnd w:id="167"/>
    </w:p>
    <w:p w14:paraId="0E4DCBEB" w14:textId="77777777" w:rsidR="00E23A8E" w:rsidRPr="00E23A8E" w:rsidRDefault="00E23A8E" w:rsidP="00E23A8E">
      <w:pPr>
        <w:pStyle w:val="EndNoteBibliography"/>
        <w:ind w:left="720" w:hanging="720"/>
      </w:pPr>
      <w:bookmarkStart w:id="168" w:name="_ENREF_116"/>
      <w:r w:rsidRPr="00E23A8E">
        <w:t xml:space="preserve">RICHTSMEIER, J. T., BURKE DELEON, V. &amp; LELE, S. R. 2002. The promise of geometric morphometrics. </w:t>
      </w:r>
      <w:r w:rsidRPr="00E23A8E">
        <w:rPr>
          <w:i/>
        </w:rPr>
        <w:t>American Journal of Physical Anthropology,</w:t>
      </w:r>
      <w:r w:rsidRPr="00E23A8E">
        <w:t xml:space="preserve"> 119</w:t>
      </w:r>
      <w:r w:rsidRPr="00E23A8E">
        <w:rPr>
          <w:b/>
        </w:rPr>
        <w:t>,</w:t>
      </w:r>
      <w:r w:rsidRPr="00E23A8E">
        <w:t xml:space="preserve"> 63-91.</w:t>
      </w:r>
      <w:bookmarkEnd w:id="168"/>
    </w:p>
    <w:p w14:paraId="56F45071" w14:textId="77777777" w:rsidR="00E23A8E" w:rsidRPr="00E23A8E" w:rsidRDefault="00E23A8E" w:rsidP="00E23A8E">
      <w:pPr>
        <w:pStyle w:val="EndNoteBibliography"/>
        <w:ind w:left="720" w:hanging="720"/>
      </w:pPr>
      <w:bookmarkStart w:id="169" w:name="_ENREF_117"/>
      <w:r w:rsidRPr="00E23A8E">
        <w:lastRenderedPageBreak/>
        <w:t xml:space="preserve">RICHTSMEIER, J. T., PAIK, C. H., ELFERT, P. C., COLE III, T. M. &amp; DAHLMAN, H. R. 1995. Precision, repeatability, and validation of the localization of cranial landmarks using computed tomography scans. </w:t>
      </w:r>
      <w:r w:rsidRPr="00E23A8E">
        <w:rPr>
          <w:i/>
        </w:rPr>
        <w:t>The Cleft Palate-Craniofacial Journal,</w:t>
      </w:r>
      <w:r w:rsidRPr="00E23A8E">
        <w:t xml:space="preserve"> 32</w:t>
      </w:r>
      <w:r w:rsidRPr="00E23A8E">
        <w:rPr>
          <w:b/>
        </w:rPr>
        <w:t>,</w:t>
      </w:r>
      <w:r w:rsidRPr="00E23A8E">
        <w:t xml:space="preserve"> 217-227.</w:t>
      </w:r>
      <w:bookmarkEnd w:id="169"/>
    </w:p>
    <w:p w14:paraId="364E4C18" w14:textId="77777777" w:rsidR="00E23A8E" w:rsidRPr="00E23A8E" w:rsidRDefault="00E23A8E" w:rsidP="00E23A8E">
      <w:pPr>
        <w:pStyle w:val="EndNoteBibliography"/>
        <w:ind w:left="720" w:hanging="720"/>
      </w:pPr>
      <w:bookmarkStart w:id="170" w:name="_ENREF_118"/>
      <w:r w:rsidRPr="00E23A8E">
        <w:t xml:space="preserve">ROB, L. 2013. </w:t>
      </w:r>
      <w:r w:rsidRPr="00E23A8E">
        <w:rPr>
          <w:i/>
        </w:rPr>
        <w:t>Non-linear models for studying facial growth.</w:t>
      </w:r>
      <w:r w:rsidRPr="00E23A8E">
        <w:t xml:space="preserve"> Master of Science in Biomedical engineering, KU Leuven.</w:t>
      </w:r>
      <w:bookmarkEnd w:id="170"/>
    </w:p>
    <w:p w14:paraId="160435DE" w14:textId="77777777" w:rsidR="00E23A8E" w:rsidRPr="00E23A8E" w:rsidRDefault="00E23A8E" w:rsidP="00E23A8E">
      <w:pPr>
        <w:pStyle w:val="EndNoteBibliography"/>
        <w:ind w:left="720" w:hanging="720"/>
      </w:pPr>
      <w:bookmarkStart w:id="171" w:name="_ENREF_119"/>
      <w:r w:rsidRPr="00E23A8E">
        <w:t xml:space="preserve">ROHLF, F. J. &amp; MARCUS, L. F. 1993. A revolution in morphometrics. </w:t>
      </w:r>
      <w:r w:rsidRPr="00E23A8E">
        <w:rPr>
          <w:i/>
        </w:rPr>
        <w:t>Trends in Ecology &amp; Evolution,</w:t>
      </w:r>
      <w:r w:rsidRPr="00E23A8E">
        <w:t xml:space="preserve"> 8</w:t>
      </w:r>
      <w:r w:rsidRPr="00E23A8E">
        <w:rPr>
          <w:b/>
        </w:rPr>
        <w:t>,</w:t>
      </w:r>
      <w:r w:rsidRPr="00E23A8E">
        <w:t xml:space="preserve"> 129-132.</w:t>
      </w:r>
      <w:bookmarkEnd w:id="171"/>
    </w:p>
    <w:p w14:paraId="3B801F6C" w14:textId="77777777" w:rsidR="00E23A8E" w:rsidRPr="00E23A8E" w:rsidRDefault="00E23A8E" w:rsidP="00E23A8E">
      <w:pPr>
        <w:pStyle w:val="EndNoteBibliography"/>
        <w:ind w:left="720" w:hanging="720"/>
      </w:pPr>
      <w:bookmarkStart w:id="172" w:name="_ENREF_120"/>
      <w:r w:rsidRPr="00E23A8E">
        <w:t xml:space="preserve">RUDOLPH, D., SINCLAIR, P. &amp; COGGINS, J. 1998. Automatic computerized radiographic identification of cephalometric landmarks. </w:t>
      </w:r>
      <w:r w:rsidRPr="00E23A8E">
        <w:rPr>
          <w:i/>
        </w:rPr>
        <w:t>American Journal of Orthodontics and Dentofacial Orthopedics,</w:t>
      </w:r>
      <w:r w:rsidRPr="00E23A8E">
        <w:t xml:space="preserve"> 113</w:t>
      </w:r>
      <w:r w:rsidRPr="00E23A8E">
        <w:rPr>
          <w:b/>
        </w:rPr>
        <w:t>,</w:t>
      </w:r>
      <w:r w:rsidRPr="00E23A8E">
        <w:t xml:space="preserve"> 173-179.</w:t>
      </w:r>
      <w:bookmarkEnd w:id="172"/>
    </w:p>
    <w:p w14:paraId="15BAABDC" w14:textId="77777777" w:rsidR="00E23A8E" w:rsidRPr="00E23A8E" w:rsidRDefault="00E23A8E" w:rsidP="00E23A8E">
      <w:pPr>
        <w:pStyle w:val="EndNoteBibliography"/>
        <w:ind w:left="720" w:hanging="720"/>
      </w:pPr>
      <w:bookmarkStart w:id="173" w:name="_ENREF_121"/>
      <w:r w:rsidRPr="00E23A8E">
        <w:t xml:space="preserve">RUDOLPH, D. J., COGGINS, J. M. &amp; MOON, H. 1997. Investigation of filter sets for supervised pixel classification of cephalometric landmarks by spatial spectroscopy. </w:t>
      </w:r>
      <w:r w:rsidRPr="00E23A8E">
        <w:rPr>
          <w:i/>
        </w:rPr>
        <w:t>International Journal of Medical Informatics,</w:t>
      </w:r>
      <w:r w:rsidRPr="00E23A8E">
        <w:t xml:space="preserve"> 47</w:t>
      </w:r>
      <w:r w:rsidRPr="00E23A8E">
        <w:rPr>
          <w:b/>
        </w:rPr>
        <w:t>,</w:t>
      </w:r>
      <w:r w:rsidRPr="00E23A8E">
        <w:t xml:space="preserve"> 183-91.</w:t>
      </w:r>
      <w:bookmarkEnd w:id="173"/>
    </w:p>
    <w:p w14:paraId="3AC4301C" w14:textId="77777777" w:rsidR="00E23A8E" w:rsidRPr="00E23A8E" w:rsidRDefault="00E23A8E" w:rsidP="00E23A8E">
      <w:pPr>
        <w:pStyle w:val="EndNoteBibliography"/>
        <w:ind w:left="720" w:hanging="720"/>
      </w:pPr>
      <w:bookmarkStart w:id="174" w:name="_ENREF_122"/>
      <w:r w:rsidRPr="00E23A8E">
        <w:t xml:space="preserve">SHAWEESH, A., CLEMENT, J., THOMAS, C. &amp; BANKIER, A. 2006. Construction and use of facial archetypes in anthropology and syndrome diagnosis. </w:t>
      </w:r>
      <w:r w:rsidRPr="00E23A8E">
        <w:rPr>
          <w:i/>
        </w:rPr>
        <w:t>Forensic science international,</w:t>
      </w:r>
      <w:r w:rsidRPr="00E23A8E">
        <w:t xml:space="preserve"> 159</w:t>
      </w:r>
      <w:r w:rsidRPr="00E23A8E">
        <w:rPr>
          <w:b/>
        </w:rPr>
        <w:t>,</w:t>
      </w:r>
      <w:r w:rsidRPr="00E23A8E">
        <w:t xml:space="preserve"> S175-S185.</w:t>
      </w:r>
      <w:bookmarkEnd w:id="174"/>
    </w:p>
    <w:p w14:paraId="3C79D446" w14:textId="77777777" w:rsidR="00E23A8E" w:rsidRPr="00E23A8E" w:rsidRDefault="00E23A8E" w:rsidP="00E23A8E">
      <w:pPr>
        <w:pStyle w:val="EndNoteBibliography"/>
        <w:ind w:left="720" w:hanging="720"/>
      </w:pPr>
      <w:bookmarkStart w:id="175" w:name="_ENREF_123"/>
      <w:r w:rsidRPr="00E23A8E">
        <w:t xml:space="preserve">SMITH, K. K. 2001. Heterochrony revisited: the evolution of developmental sequences. </w:t>
      </w:r>
      <w:r w:rsidRPr="00E23A8E">
        <w:rPr>
          <w:i/>
        </w:rPr>
        <w:t>Biological Journal of the Linnean Society,</w:t>
      </w:r>
      <w:r w:rsidRPr="00E23A8E">
        <w:t xml:space="preserve"> 73</w:t>
      </w:r>
      <w:r w:rsidRPr="00E23A8E">
        <w:rPr>
          <w:b/>
        </w:rPr>
        <w:t>,</w:t>
      </w:r>
      <w:r w:rsidRPr="00E23A8E">
        <w:t xml:space="preserve"> 169-186.</w:t>
      </w:r>
      <w:bookmarkEnd w:id="175"/>
    </w:p>
    <w:p w14:paraId="0495A180" w14:textId="77777777" w:rsidR="00E23A8E" w:rsidRPr="00E23A8E" w:rsidRDefault="00E23A8E" w:rsidP="00E23A8E">
      <w:pPr>
        <w:pStyle w:val="EndNoteBibliography"/>
        <w:ind w:left="720" w:hanging="720"/>
      </w:pPr>
      <w:bookmarkStart w:id="176" w:name="_ENREF_124"/>
      <w:r w:rsidRPr="00E23A8E">
        <w:t>SNYDERS, J., CLAES, P., VANDERMEULEN, D. &amp; SUETENS, P. 2014. Development and comparison of non-rigid surface registration and extensions.</w:t>
      </w:r>
      <w:bookmarkEnd w:id="176"/>
    </w:p>
    <w:p w14:paraId="26294880" w14:textId="77777777" w:rsidR="00E23A8E" w:rsidRPr="00E23A8E" w:rsidRDefault="00E23A8E" w:rsidP="00E23A8E">
      <w:pPr>
        <w:pStyle w:val="EndNoteBibliography"/>
        <w:ind w:left="720" w:hanging="720"/>
      </w:pPr>
      <w:bookmarkStart w:id="177" w:name="_ENREF_125"/>
      <w:r w:rsidRPr="00E23A8E">
        <w:t xml:space="preserve">SOUZA, A. D. A., RUIZ, E. E. S. &amp; CRUZ, A. A. V. 2000. Palpebral fissure morphology segmentation measurement using image processing. </w:t>
      </w:r>
      <w:r w:rsidRPr="00E23A8E">
        <w:rPr>
          <w:i/>
        </w:rPr>
        <w:t>Engineering in Medicine and Biology Magazine, IEEE,</w:t>
      </w:r>
      <w:r w:rsidRPr="00E23A8E">
        <w:t xml:space="preserve"> 19</w:t>
      </w:r>
      <w:r w:rsidRPr="00E23A8E">
        <w:rPr>
          <w:b/>
        </w:rPr>
        <w:t>,</w:t>
      </w:r>
      <w:r w:rsidRPr="00E23A8E">
        <w:t xml:space="preserve"> 114-119.</w:t>
      </w:r>
      <w:bookmarkEnd w:id="177"/>
    </w:p>
    <w:p w14:paraId="6C4F23D6" w14:textId="77777777" w:rsidR="00E23A8E" w:rsidRPr="00E23A8E" w:rsidRDefault="00E23A8E" w:rsidP="00E23A8E">
      <w:pPr>
        <w:pStyle w:val="EndNoteBibliography"/>
        <w:ind w:left="720" w:hanging="720"/>
      </w:pPr>
      <w:bookmarkStart w:id="178" w:name="_ENREF_126"/>
      <w:r w:rsidRPr="00E23A8E">
        <w:t xml:space="preserve">TANIKAWA, C., ZERE, E. &amp; TAKADA, K. 2015. Sexual dimorphism in the facial morphology of adult humans: A three-dimensional analysis. </w:t>
      </w:r>
      <w:r w:rsidRPr="00E23A8E">
        <w:rPr>
          <w:i/>
        </w:rPr>
        <w:t>HOMO-Journal of Comparative Human Biology</w:t>
      </w:r>
      <w:r w:rsidRPr="00E23A8E">
        <w:t>.</w:t>
      </w:r>
      <w:bookmarkEnd w:id="178"/>
    </w:p>
    <w:p w14:paraId="2E9EE611" w14:textId="77777777" w:rsidR="00E23A8E" w:rsidRPr="00E23A8E" w:rsidRDefault="00E23A8E" w:rsidP="00E23A8E">
      <w:pPr>
        <w:pStyle w:val="EndNoteBibliography"/>
        <w:ind w:left="720" w:hanging="720"/>
      </w:pPr>
      <w:bookmarkStart w:id="179" w:name="_ENREF_127"/>
      <w:r w:rsidRPr="00E23A8E">
        <w:t>TOMA, A. M., ZHUROV, A., PLAYLE, R., ONG, E. &amp; RICHMOND, S. 2009. Reproducibility of facial soft tissue landmarks on 3D laser</w:t>
      </w:r>
      <w:r w:rsidRPr="00E23A8E">
        <w:rPr>
          <w:rFonts w:ascii="Cambria Math" w:hAnsi="Cambria Math" w:cs="Cambria Math"/>
        </w:rPr>
        <w:t>‐</w:t>
      </w:r>
      <w:r w:rsidRPr="00E23A8E">
        <w:t xml:space="preserve">scanned facial images. </w:t>
      </w:r>
      <w:r w:rsidRPr="00E23A8E">
        <w:rPr>
          <w:i/>
        </w:rPr>
        <w:t>Orthodontics &amp; craniofacial research,</w:t>
      </w:r>
      <w:r w:rsidRPr="00E23A8E">
        <w:t xml:space="preserve"> 12</w:t>
      </w:r>
      <w:r w:rsidRPr="00E23A8E">
        <w:rPr>
          <w:b/>
        </w:rPr>
        <w:t>,</w:t>
      </w:r>
      <w:r w:rsidRPr="00E23A8E">
        <w:t xml:space="preserve"> 33-42.</w:t>
      </w:r>
      <w:bookmarkEnd w:id="179"/>
    </w:p>
    <w:p w14:paraId="74BF6988" w14:textId="77777777" w:rsidR="00E23A8E" w:rsidRPr="00E23A8E" w:rsidRDefault="00E23A8E" w:rsidP="00E23A8E">
      <w:pPr>
        <w:pStyle w:val="EndNoteBibliography"/>
        <w:ind w:left="720" w:hanging="720"/>
      </w:pPr>
      <w:bookmarkStart w:id="180" w:name="_ENREF_128"/>
      <w:r w:rsidRPr="00E23A8E">
        <w:t>TONG, W., NUGENT, S., JENSEN, G. &amp; FAY, D. An algorithm for locating landmarks on dental X-rays.  Images of the Twenty-First Century. Proceedings of the Annual International Conference of the IEEE Engineering in Medicine and Biology Society, 1989 Seattle WA. IEEE, 552-554.</w:t>
      </w:r>
      <w:bookmarkEnd w:id="180"/>
    </w:p>
    <w:p w14:paraId="3CD1FC7C" w14:textId="77777777" w:rsidR="00E23A8E" w:rsidRPr="00E23A8E" w:rsidRDefault="00E23A8E" w:rsidP="00E23A8E">
      <w:pPr>
        <w:pStyle w:val="EndNoteBibliography"/>
        <w:ind w:left="720" w:hanging="720"/>
      </w:pPr>
      <w:bookmarkStart w:id="181" w:name="_ENREF_129"/>
      <w:r w:rsidRPr="00E23A8E">
        <w:lastRenderedPageBreak/>
        <w:t xml:space="preserve">VIGNON, M. 2012. Ontogenetic trajectories of otolith shape during shift in habitat use: Interaction between otolith growth and environment. </w:t>
      </w:r>
      <w:r w:rsidRPr="00E23A8E">
        <w:rPr>
          <w:i/>
        </w:rPr>
        <w:t>Journal of Experimental Marine Biology and Ecology,</w:t>
      </w:r>
      <w:r w:rsidRPr="00E23A8E">
        <w:t xml:space="preserve"> 420</w:t>
      </w:r>
      <w:r w:rsidRPr="00E23A8E">
        <w:rPr>
          <w:b/>
        </w:rPr>
        <w:t>,</w:t>
      </w:r>
      <w:r w:rsidRPr="00E23A8E">
        <w:t xml:space="preserve"> 26-32.</w:t>
      </w:r>
      <w:bookmarkEnd w:id="181"/>
    </w:p>
    <w:p w14:paraId="1D0416CB" w14:textId="77777777" w:rsidR="00E23A8E" w:rsidRPr="00E23A8E" w:rsidRDefault="00E23A8E" w:rsidP="00E23A8E">
      <w:pPr>
        <w:pStyle w:val="EndNoteBibliography"/>
        <w:ind w:left="720" w:hanging="720"/>
      </w:pPr>
      <w:bookmarkStart w:id="182" w:name="_ENREF_130"/>
      <w:r w:rsidRPr="00E23A8E">
        <w:t xml:space="preserve">WARD, R. E., JAMISON, P. L. &amp; FARKAS, L. G. 1998. Craniofacial variability index: a simple measure of normal and abnormal variation in the head and face. </w:t>
      </w:r>
      <w:r w:rsidRPr="00E23A8E">
        <w:rPr>
          <w:i/>
        </w:rPr>
        <w:t>American Journal of Medical Genetics,</w:t>
      </w:r>
      <w:r w:rsidRPr="00E23A8E">
        <w:t xml:space="preserve"> 80</w:t>
      </w:r>
      <w:r w:rsidRPr="00E23A8E">
        <w:rPr>
          <w:b/>
        </w:rPr>
        <w:t>,</w:t>
      </w:r>
      <w:r w:rsidRPr="00E23A8E">
        <w:t xml:space="preserve"> 232-240.</w:t>
      </w:r>
      <w:bookmarkEnd w:id="182"/>
    </w:p>
    <w:p w14:paraId="5C8179EC" w14:textId="77777777" w:rsidR="00E23A8E" w:rsidRPr="00E23A8E" w:rsidRDefault="00E23A8E" w:rsidP="00E23A8E">
      <w:pPr>
        <w:pStyle w:val="EndNoteBibliography"/>
        <w:ind w:left="720" w:hanging="720"/>
      </w:pPr>
      <w:bookmarkStart w:id="183" w:name="_ENREF_131"/>
      <w:r w:rsidRPr="00E23A8E">
        <w:t xml:space="preserve">WEI, R., CLAES, P., WALTERS, M., WHOLLEY, C. &amp; CLEMENT, J. 2011. Augmentation of linear facial anthropometrics through modern morphometrics: a facial convexity example. </w:t>
      </w:r>
      <w:r w:rsidRPr="00E23A8E">
        <w:rPr>
          <w:i/>
        </w:rPr>
        <w:t>Australian dental journal,</w:t>
      </w:r>
      <w:r w:rsidRPr="00E23A8E">
        <w:t xml:space="preserve"> 56</w:t>
      </w:r>
      <w:r w:rsidRPr="00E23A8E">
        <w:rPr>
          <w:b/>
        </w:rPr>
        <w:t>,</w:t>
      </w:r>
      <w:r w:rsidRPr="00E23A8E">
        <w:t xml:space="preserve"> 141-147.</w:t>
      </w:r>
      <w:bookmarkEnd w:id="183"/>
    </w:p>
    <w:p w14:paraId="2D331DBE" w14:textId="77777777" w:rsidR="00E23A8E" w:rsidRPr="00E23A8E" w:rsidRDefault="00E23A8E" w:rsidP="00E23A8E">
      <w:pPr>
        <w:pStyle w:val="EndNoteBibliography"/>
        <w:ind w:left="720" w:hanging="720"/>
      </w:pPr>
      <w:bookmarkStart w:id="184" w:name="_ENREF_132"/>
      <w:r w:rsidRPr="00E23A8E">
        <w:t xml:space="preserve">WEINBERG, S. M. &amp; KOLAR, J. C. 2005. Three-dimensional surface imaging: limitations and considerations from the anthropometric perspective. </w:t>
      </w:r>
      <w:r w:rsidRPr="00E23A8E">
        <w:rPr>
          <w:i/>
        </w:rPr>
        <w:t>Journal of Craniofacial Surgery,</w:t>
      </w:r>
      <w:r w:rsidRPr="00E23A8E">
        <w:t xml:space="preserve"> 16</w:t>
      </w:r>
      <w:r w:rsidRPr="00E23A8E">
        <w:rPr>
          <w:b/>
        </w:rPr>
        <w:t>,</w:t>
      </w:r>
      <w:r w:rsidRPr="00E23A8E">
        <w:t xml:space="preserve"> 847-851.</w:t>
      </w:r>
      <w:bookmarkEnd w:id="184"/>
    </w:p>
    <w:p w14:paraId="7D5CC4F7" w14:textId="77777777" w:rsidR="00E23A8E" w:rsidRPr="00E23A8E" w:rsidRDefault="00E23A8E" w:rsidP="00E23A8E">
      <w:pPr>
        <w:pStyle w:val="EndNoteBibliography"/>
        <w:ind w:left="720" w:hanging="720"/>
      </w:pPr>
      <w:bookmarkStart w:id="185" w:name="_ENREF_133"/>
      <w:r w:rsidRPr="00E23A8E">
        <w:t xml:space="preserve">WEINBERG, S. M., NAIDOO, S., GOVIER, D. P., MARTIN, R. A., KANE, A. A. &amp; MARAZITA, M. L. 2006. Anthropometric precision and accuracy of digital three-dimensional photogrammetry: comparing the Genex and 3dMD imaging systems with one another and with direct anthropometry. </w:t>
      </w:r>
      <w:r w:rsidRPr="00E23A8E">
        <w:rPr>
          <w:i/>
        </w:rPr>
        <w:t>Journal of Craniofacial Surgery,</w:t>
      </w:r>
      <w:r w:rsidRPr="00E23A8E">
        <w:t xml:space="preserve"> 17</w:t>
      </w:r>
      <w:r w:rsidRPr="00E23A8E">
        <w:rPr>
          <w:b/>
        </w:rPr>
        <w:t>,</w:t>
      </w:r>
      <w:r w:rsidRPr="00E23A8E">
        <w:t xml:space="preserve"> 477-483.</w:t>
      </w:r>
      <w:bookmarkEnd w:id="185"/>
    </w:p>
    <w:p w14:paraId="23DB7217" w14:textId="77777777" w:rsidR="00E23A8E" w:rsidRPr="00E23A8E" w:rsidRDefault="00E23A8E" w:rsidP="00E23A8E">
      <w:pPr>
        <w:pStyle w:val="EndNoteBibliography"/>
        <w:ind w:left="720" w:hanging="720"/>
      </w:pPr>
      <w:bookmarkStart w:id="186" w:name="_ENREF_134"/>
      <w:r w:rsidRPr="00E23A8E">
        <w:t xml:space="preserve">WEINBERG, S. M., NEISWANGER, K., RICHTSMEIER, J. T., MAHER, B. S., MOONEY, M. P., SIEGEL, M. I. &amp; MARAZITA, M. L. 2008. Three-dimensional morphometric analysis of craniofacial shape in the unaffected relatives of individuals with nonsyndromic orofacial clefts: a possible marker for genetic susceptibility. </w:t>
      </w:r>
      <w:r w:rsidRPr="00E23A8E">
        <w:rPr>
          <w:i/>
        </w:rPr>
        <w:t>American Journal of Medical Genetics,</w:t>
      </w:r>
      <w:r w:rsidRPr="00E23A8E">
        <w:t xml:space="preserve"> 146A</w:t>
      </w:r>
      <w:r w:rsidRPr="00E23A8E">
        <w:rPr>
          <w:b/>
        </w:rPr>
        <w:t>,</w:t>
      </w:r>
      <w:r w:rsidRPr="00E23A8E">
        <w:t xml:space="preserve"> 409-20.</w:t>
      </w:r>
      <w:bookmarkEnd w:id="186"/>
    </w:p>
    <w:p w14:paraId="54AFA77F" w14:textId="77777777" w:rsidR="00E23A8E" w:rsidRPr="00E23A8E" w:rsidRDefault="00E23A8E" w:rsidP="00E23A8E">
      <w:pPr>
        <w:pStyle w:val="EndNoteBibliography"/>
        <w:ind w:left="720" w:hanging="720"/>
      </w:pPr>
      <w:bookmarkStart w:id="187" w:name="_ENREF_135"/>
      <w:r w:rsidRPr="00E23A8E">
        <w:t xml:space="preserve">WEINBERG, S. M., SCOTT, N. M., NEISWANGER, K., BRANDON, C. A. &amp; MARAZITA, M. L. 2004. Digital three-dimensional photogrammetry: evaluation of anthropometric precision and accuracy using a Genex 3D camera system. </w:t>
      </w:r>
      <w:r w:rsidRPr="00E23A8E">
        <w:rPr>
          <w:i/>
        </w:rPr>
        <w:t>The Cleft Palate-Craniofacial Journal,</w:t>
      </w:r>
      <w:r w:rsidRPr="00E23A8E">
        <w:t xml:space="preserve"> 41</w:t>
      </w:r>
      <w:r w:rsidRPr="00E23A8E">
        <w:rPr>
          <w:b/>
        </w:rPr>
        <w:t>,</w:t>
      </w:r>
      <w:r w:rsidRPr="00E23A8E">
        <w:t xml:space="preserve"> 507-518.</w:t>
      </w:r>
      <w:bookmarkEnd w:id="187"/>
    </w:p>
    <w:p w14:paraId="7956227A" w14:textId="77777777" w:rsidR="00E23A8E" w:rsidRPr="00E23A8E" w:rsidRDefault="00E23A8E" w:rsidP="00E23A8E">
      <w:pPr>
        <w:pStyle w:val="EndNoteBibliography"/>
        <w:ind w:left="720" w:hanging="720"/>
      </w:pPr>
      <w:bookmarkStart w:id="188" w:name="_ENREF_136"/>
      <w:r w:rsidRPr="00E23A8E">
        <w:t xml:space="preserve">WOLD, S. 1992. Nonlinear partial least squares modelling II. Spline inner relation. </w:t>
      </w:r>
      <w:r w:rsidRPr="00E23A8E">
        <w:rPr>
          <w:i/>
        </w:rPr>
        <w:t>Chemometrics and Intelligent Laboratory Systems,</w:t>
      </w:r>
      <w:r w:rsidRPr="00E23A8E">
        <w:t xml:space="preserve"> 14</w:t>
      </w:r>
      <w:r w:rsidRPr="00E23A8E">
        <w:rPr>
          <w:b/>
        </w:rPr>
        <w:t>,</w:t>
      </w:r>
      <w:r w:rsidRPr="00E23A8E">
        <w:t xml:space="preserve"> 71-84.</w:t>
      </w:r>
      <w:bookmarkEnd w:id="188"/>
    </w:p>
    <w:p w14:paraId="6A4F88AE" w14:textId="77777777" w:rsidR="00E23A8E" w:rsidRPr="00E23A8E" w:rsidRDefault="00E23A8E" w:rsidP="00E23A8E">
      <w:pPr>
        <w:pStyle w:val="EndNoteBibliography"/>
        <w:ind w:left="720" w:hanging="720"/>
      </w:pPr>
      <w:bookmarkStart w:id="189" w:name="_ENREF_137"/>
      <w:r w:rsidRPr="00E23A8E">
        <w:t xml:space="preserve">WOLD, S., KETTANEH-WOLD, N. &amp; SKAGERBERG, B. 1989. Nonlinear PLS modeling. </w:t>
      </w:r>
      <w:r w:rsidRPr="00E23A8E">
        <w:rPr>
          <w:i/>
        </w:rPr>
        <w:t>Chemometrics and Intelligent Laboratory Systems,</w:t>
      </w:r>
      <w:r w:rsidRPr="00E23A8E">
        <w:t xml:space="preserve"> 7</w:t>
      </w:r>
      <w:r w:rsidRPr="00E23A8E">
        <w:rPr>
          <w:b/>
        </w:rPr>
        <w:t>,</w:t>
      </w:r>
      <w:r w:rsidRPr="00E23A8E">
        <w:t xml:space="preserve"> 53-65.</w:t>
      </w:r>
      <w:bookmarkEnd w:id="189"/>
    </w:p>
    <w:p w14:paraId="6717F52A" w14:textId="77777777" w:rsidR="00E23A8E" w:rsidRPr="00E23A8E" w:rsidRDefault="00E23A8E" w:rsidP="00E23A8E">
      <w:pPr>
        <w:pStyle w:val="EndNoteBibliography"/>
        <w:ind w:left="720" w:hanging="720"/>
      </w:pPr>
      <w:bookmarkStart w:id="190" w:name="_ENREF_138"/>
      <w:r w:rsidRPr="00E23A8E">
        <w:t xml:space="preserve">YOKOGAWA, Y., FUNABIKI, N., HIGASHINO, T., ODA, M. &amp; MORI, Y. 2007. A proposal of improved lip contour extraction method using deformable template matching and its application to dental treatment. </w:t>
      </w:r>
      <w:r w:rsidRPr="00E23A8E">
        <w:rPr>
          <w:i/>
        </w:rPr>
        <w:t>Systems and Computers in Japan,</w:t>
      </w:r>
      <w:r w:rsidRPr="00E23A8E">
        <w:t xml:space="preserve"> 38</w:t>
      </w:r>
      <w:r w:rsidRPr="00E23A8E">
        <w:rPr>
          <w:b/>
        </w:rPr>
        <w:t>,</w:t>
      </w:r>
      <w:r w:rsidRPr="00E23A8E">
        <w:t xml:space="preserve"> 80-89.</w:t>
      </w:r>
      <w:bookmarkEnd w:id="190"/>
    </w:p>
    <w:p w14:paraId="3B045BC4" w14:textId="77777777" w:rsidR="00E23A8E" w:rsidRPr="00E23A8E" w:rsidRDefault="00E23A8E" w:rsidP="00E23A8E">
      <w:pPr>
        <w:pStyle w:val="EndNoteBibliography"/>
        <w:ind w:left="720" w:hanging="720"/>
      </w:pPr>
      <w:bookmarkStart w:id="191" w:name="_ENREF_139"/>
      <w:r w:rsidRPr="00E23A8E">
        <w:t>YOUNG, N. M., WAT, S., DIEWERT, V. M., BROWDER, L. W. &amp; HALLGRIMSSON, B. 2007. Comparative morphometrics of embryonic facial morphogenesis: Implications for cleft</w:t>
      </w:r>
      <w:r w:rsidRPr="00E23A8E">
        <w:rPr>
          <w:rFonts w:ascii="Cambria Math" w:hAnsi="Cambria Math" w:cs="Cambria Math"/>
        </w:rPr>
        <w:t>‐</w:t>
      </w:r>
      <w:r w:rsidRPr="00E23A8E">
        <w:t xml:space="preserve">lip etiology. </w:t>
      </w:r>
      <w:r w:rsidRPr="00E23A8E">
        <w:rPr>
          <w:i/>
        </w:rPr>
        <w:t>The Anatomical Record,</w:t>
      </w:r>
      <w:r w:rsidRPr="00E23A8E">
        <w:t xml:space="preserve"> 290</w:t>
      </w:r>
      <w:r w:rsidRPr="00E23A8E">
        <w:rPr>
          <w:b/>
        </w:rPr>
        <w:t>,</w:t>
      </w:r>
      <w:r w:rsidRPr="00E23A8E">
        <w:t xml:space="preserve"> 123-139.</w:t>
      </w:r>
      <w:bookmarkEnd w:id="191"/>
    </w:p>
    <w:p w14:paraId="6F10413F" w14:textId="77777777" w:rsidR="00E23A8E" w:rsidRPr="00E23A8E" w:rsidRDefault="00E23A8E" w:rsidP="00E23A8E">
      <w:pPr>
        <w:pStyle w:val="EndNoteBibliography"/>
        <w:ind w:left="720" w:hanging="720"/>
      </w:pPr>
      <w:bookmarkStart w:id="192" w:name="_ENREF_140"/>
      <w:r w:rsidRPr="00E23A8E">
        <w:lastRenderedPageBreak/>
        <w:t xml:space="preserve">ZELDITCH, M. L. &amp; FINK, W. L. 1995. Allometry and developmental integration of body growth in a piranha, Pygocentrus nattereri (Teleostei: Ostariophysi). </w:t>
      </w:r>
      <w:r w:rsidRPr="00E23A8E">
        <w:rPr>
          <w:i/>
        </w:rPr>
        <w:t>Journal of Morphology,</w:t>
      </w:r>
      <w:r w:rsidRPr="00E23A8E">
        <w:t xml:space="preserve"> 223</w:t>
      </w:r>
      <w:r w:rsidRPr="00E23A8E">
        <w:rPr>
          <w:b/>
        </w:rPr>
        <w:t>,</w:t>
      </w:r>
      <w:r w:rsidRPr="00E23A8E">
        <w:t xml:space="preserve"> 341-355.</w:t>
      </w:r>
      <w:bookmarkEnd w:id="192"/>
    </w:p>
    <w:p w14:paraId="23F5EAA0" w14:textId="77777777" w:rsidR="00E23A8E" w:rsidRPr="00E23A8E" w:rsidRDefault="00E23A8E" w:rsidP="00E23A8E">
      <w:pPr>
        <w:pStyle w:val="EndNoteBibliography"/>
        <w:ind w:left="720" w:hanging="720"/>
      </w:pPr>
      <w:bookmarkStart w:id="193" w:name="_ENREF_141"/>
      <w:r w:rsidRPr="00E23A8E">
        <w:t xml:space="preserve">ZELDITCH, M. L., SWIDERSKI, D. L. &amp; SHEETS, H. D. 2004. </w:t>
      </w:r>
      <w:r w:rsidRPr="00E23A8E">
        <w:rPr>
          <w:i/>
        </w:rPr>
        <w:t xml:space="preserve">Geometric Morphometrics for Biologists: A Primer, </w:t>
      </w:r>
      <w:r w:rsidRPr="00E23A8E">
        <w:t>New York, Academic Press.</w:t>
      </w:r>
      <w:bookmarkEnd w:id="193"/>
    </w:p>
    <w:p w14:paraId="4D7944E3" w14:textId="77777777" w:rsidR="00E23A8E" w:rsidRPr="00E23A8E" w:rsidRDefault="00E23A8E" w:rsidP="00E23A8E">
      <w:pPr>
        <w:pStyle w:val="EndNoteBibliography"/>
        <w:ind w:left="720" w:hanging="720"/>
      </w:pPr>
      <w:bookmarkStart w:id="194" w:name="_ENREF_142"/>
      <w:r w:rsidRPr="00E23A8E">
        <w:t xml:space="preserve">ZHU, D., MOORE, S. T. &amp; RAPHAN, T. 1999. Robust pupil center detection using a curvature algorithm. </w:t>
      </w:r>
      <w:r w:rsidRPr="00E23A8E">
        <w:rPr>
          <w:i/>
        </w:rPr>
        <w:t>Computer methods and programs in biomedicine,</w:t>
      </w:r>
      <w:r w:rsidRPr="00E23A8E">
        <w:t xml:space="preserve"> 59</w:t>
      </w:r>
      <w:r w:rsidRPr="00E23A8E">
        <w:rPr>
          <w:b/>
        </w:rPr>
        <w:t>,</w:t>
      </w:r>
      <w:r w:rsidRPr="00E23A8E">
        <w:t xml:space="preserve"> 145-157.</w:t>
      </w:r>
      <w:bookmarkEnd w:id="194"/>
    </w:p>
    <w:p w14:paraId="2BA1C91E" w14:textId="303F6F52" w:rsidR="00F37A24" w:rsidRPr="00F37A24" w:rsidRDefault="00ED701B" w:rsidP="00821450">
      <w:pPr>
        <w:pStyle w:val="Heading6"/>
        <w:numPr>
          <w:ilvl w:val="0"/>
          <w:numId w:val="0"/>
        </w:numPr>
        <w:ind w:left="1152" w:hanging="1152"/>
      </w:pPr>
      <w:r>
        <w:fldChar w:fldCharType="end"/>
      </w:r>
    </w:p>
    <w:sectPr w:rsidR="00F37A24" w:rsidRPr="00F37A24" w:rsidSect="00981219">
      <w:headerReference w:type="default" r:id="rId2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Tony Penington" w:date="2016-01-30T16:14:00Z" w:initials="TP">
    <w:p w14:paraId="5280816B" w14:textId="4B5ED1F9" w:rsidR="000A04BD" w:rsidRDefault="000A04BD">
      <w:pPr>
        <w:pStyle w:val="CommentText"/>
      </w:pPr>
      <w:r>
        <w:rPr>
          <w:rStyle w:val="CommentReference"/>
        </w:rPr>
        <w:annotationRef/>
      </w:r>
      <w:r>
        <w:t xml:space="preserve">.. a way to summarize….and </w:t>
      </w:r>
      <w:proofErr w:type="gramStart"/>
      <w:r>
        <w:t>possess  properties</w:t>
      </w:r>
      <w:proofErr w:type="gramEnd"/>
      <w:r>
        <w:t>.  Need to reword</w:t>
      </w:r>
    </w:p>
  </w:comment>
  <w:comment w:id="13" w:author="Tony Penington" w:date="2016-01-30T16:21:00Z" w:initials="TP">
    <w:p w14:paraId="158F0DE3" w14:textId="168C3859" w:rsidR="000A04BD" w:rsidRDefault="000A04BD">
      <w:pPr>
        <w:pStyle w:val="CommentText"/>
      </w:pPr>
      <w:r>
        <w:rPr>
          <w:rStyle w:val="CommentReference"/>
        </w:rPr>
        <w:annotationRef/>
      </w:r>
      <w:r>
        <w:t xml:space="preserve">There are too many parentheses in this paragraph (makes it hard to follow). </w:t>
      </w:r>
    </w:p>
  </w:comment>
  <w:comment w:id="16" w:author="Tony Penington" w:date="2016-01-30T16:28:00Z" w:initials="TP">
    <w:p w14:paraId="59AEF887" w14:textId="0058981F" w:rsidR="000A04BD" w:rsidRDefault="000A04BD">
      <w:pPr>
        <w:pStyle w:val="CommentText"/>
      </w:pPr>
      <w:r>
        <w:rPr>
          <w:rStyle w:val="CommentReference"/>
        </w:rPr>
        <w:annotationRef/>
      </w:r>
      <w:r>
        <w:t>reword</w:t>
      </w:r>
    </w:p>
  </w:comment>
  <w:comment w:id="17" w:author="Tony Penington" w:date="2016-01-30T16:32:00Z" w:initials="TP">
    <w:p w14:paraId="61D083B3" w14:textId="47738CCD" w:rsidR="000A04BD" w:rsidRDefault="000A04BD">
      <w:pPr>
        <w:pStyle w:val="CommentText"/>
      </w:pPr>
      <w:r>
        <w:rPr>
          <w:rStyle w:val="CommentReference"/>
        </w:rPr>
        <w:annotationRef/>
      </w:r>
      <w:r>
        <w:t xml:space="preserve">not clear to me how you establish this normal equivalent. </w:t>
      </w:r>
    </w:p>
  </w:comment>
  <w:comment w:id="20" w:author="Tony Penington" w:date="2016-01-30T16:47:00Z" w:initials="TP">
    <w:p w14:paraId="567E740B" w14:textId="3F5478C1" w:rsidR="000A04BD" w:rsidRDefault="000A04BD">
      <w:pPr>
        <w:pStyle w:val="CommentText"/>
      </w:pPr>
      <w:r>
        <w:rPr>
          <w:rStyle w:val="CommentReference"/>
        </w:rPr>
        <w:annotationRef/>
      </w:r>
      <w:r>
        <w:t xml:space="preserve">Need to define this.  </w:t>
      </w:r>
      <w:proofErr w:type="gramStart"/>
      <w:r>
        <w:t>Also</w:t>
      </w:r>
      <w:proofErr w:type="gramEnd"/>
      <w:r>
        <w:t xml:space="preserve"> this is a surprise to me, that the width of the </w:t>
      </w:r>
      <w:proofErr w:type="spellStart"/>
      <w:r>
        <w:t>basicranium</w:t>
      </w:r>
      <w:proofErr w:type="spellEnd"/>
      <w:r>
        <w:t xml:space="preserve"> is related to retrognathia, in what way?  (for my interest)</w:t>
      </w:r>
    </w:p>
  </w:comment>
  <w:comment w:id="21" w:author="Harry Matthews" w:date="2016-01-04T14:41:00Z" w:initials="HM">
    <w:p w14:paraId="56F05154" w14:textId="77777777" w:rsidR="000A04BD" w:rsidRDefault="000A04BD" w:rsidP="00240B72">
      <w:pPr>
        <w:pStyle w:val="CommentText"/>
      </w:pPr>
      <w:r>
        <w:rPr>
          <w:rStyle w:val="CommentReference"/>
        </w:rPr>
        <w:annotationRef/>
      </w:r>
      <w:r>
        <w:t>Presumably? How does within population modularity translate to differential growth rate?</w:t>
      </w:r>
    </w:p>
    <w:p w14:paraId="631BBDC7" w14:textId="272221D2" w:rsidR="000A04BD" w:rsidRDefault="000A04BD" w:rsidP="00240B72">
      <w:pPr>
        <w:pStyle w:val="CommentText"/>
      </w:pPr>
      <w:r>
        <w:t xml:space="preserve">Not sure.  I guess the ear and nose are the areas I would think of.  We think the ears are mostly grown by about age 6, but I am not sure on what basis we believe this.  The nose is upturned in small </w:t>
      </w:r>
      <w:proofErr w:type="gramStart"/>
      <w:r>
        <w:t>children, but</w:t>
      </w:r>
      <w:proofErr w:type="gramEnd"/>
      <w:r>
        <w:t xml:space="preserve"> lengthens around puberty.  I guess this means the growth rate more or less matches the rest of the face but the direction changes.</w:t>
      </w:r>
    </w:p>
  </w:comment>
  <w:comment w:id="23" w:author="Harry Matthews" w:date="2016-01-24T11:57:00Z" w:initials="HM">
    <w:p w14:paraId="6A4078EC" w14:textId="33DB6B7C" w:rsidR="000A04BD" w:rsidRDefault="000A04BD">
      <w:pPr>
        <w:pStyle w:val="CommentText"/>
      </w:pPr>
      <w:r>
        <w:rPr>
          <w:rStyle w:val="CommentReference"/>
        </w:rPr>
        <w:annotationRef/>
      </w:r>
      <w:r>
        <w:t>Find a real example</w:t>
      </w:r>
    </w:p>
  </w:comment>
  <w:comment w:id="28" w:author="Harry Matthews" w:date="2016-02-04T15:32:00Z" w:initials="HM">
    <w:p w14:paraId="2277A8BC" w14:textId="4D935500" w:rsidR="000A04BD" w:rsidRDefault="000A04BD">
      <w:pPr>
        <w:pStyle w:val="CommentText"/>
      </w:pPr>
      <w:r>
        <w:rPr>
          <w:rStyle w:val="CommentReference"/>
        </w:rPr>
        <w:annotationRef/>
      </w:r>
      <w:r>
        <w:t>(I think this is what they were doing.</w:t>
      </w:r>
    </w:p>
  </w:comment>
  <w:comment w:id="30" w:author="Harry Matthews" w:date="2016-02-04T14:55:00Z" w:initials="HM">
    <w:p w14:paraId="61269EEB" w14:textId="583AE9FD" w:rsidR="000A04BD" w:rsidRDefault="000A04BD">
      <w:pPr>
        <w:pStyle w:val="CommentText"/>
      </w:pPr>
      <w:r>
        <w:rPr>
          <w:rStyle w:val="CommentReference"/>
        </w:rPr>
        <w:annotationRef/>
      </w:r>
      <w:r>
        <w:t>Move to “parallelism”</w:t>
      </w:r>
    </w:p>
  </w:comment>
  <w:comment w:id="33" w:author="Tony Penington" w:date="2016-01-31T09:15:00Z" w:initials="TP">
    <w:p w14:paraId="6AE2C1D0" w14:textId="77777777" w:rsidR="000A04BD" w:rsidRDefault="000A04BD" w:rsidP="000B3951">
      <w:pPr>
        <w:pStyle w:val="CommentText"/>
      </w:pPr>
      <w:r>
        <w:rPr>
          <w:rStyle w:val="CommentReference"/>
        </w:rPr>
        <w:annotationRef/>
      </w:r>
      <w:r>
        <w:rPr>
          <w:rStyle w:val="CommentReference"/>
        </w:rPr>
        <w:t>Sorry, I am struggling to follow but this is my ignorance I think.  Is Y the shape of the face after a time t from when it was X?</w:t>
      </w:r>
    </w:p>
  </w:comment>
  <w:comment w:id="39" w:author="Tony Penington" w:date="2016-01-31T09:30:00Z" w:initials="TP">
    <w:p w14:paraId="50DDAA32" w14:textId="093EC038" w:rsidR="000A04BD" w:rsidRDefault="000A04BD">
      <w:pPr>
        <w:pStyle w:val="CommentText"/>
      </w:pPr>
      <w:r>
        <w:rPr>
          <w:rStyle w:val="CommentReference"/>
        </w:rPr>
        <w:annotationRef/>
      </w:r>
      <w:r>
        <w:t>‘Would it be easy to do the distance map based on a standard Procrustes alignment?  It might show the problem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80816B" w15:done="0"/>
  <w15:commentEx w15:paraId="158F0DE3" w15:done="1"/>
  <w15:commentEx w15:paraId="59AEF887" w15:done="0"/>
  <w15:commentEx w15:paraId="61D083B3" w15:done="0"/>
  <w15:commentEx w15:paraId="567E740B" w15:done="0"/>
  <w15:commentEx w15:paraId="631BBDC7" w15:done="0"/>
  <w15:commentEx w15:paraId="6A4078EC" w15:done="0"/>
  <w15:commentEx w15:paraId="2277A8BC" w15:done="0"/>
  <w15:commentEx w15:paraId="61269EEB" w15:done="0"/>
  <w15:commentEx w15:paraId="6AE2C1D0" w15:done="1"/>
  <w15:commentEx w15:paraId="50DDAA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80816B" w16cid:durableId="1EB85876"/>
  <w16cid:commentId w16cid:paraId="158F0DE3" w16cid:durableId="1EB85877"/>
  <w16cid:commentId w16cid:paraId="59AEF887" w16cid:durableId="1EB85878"/>
  <w16cid:commentId w16cid:paraId="61D083B3" w16cid:durableId="1EB85879"/>
  <w16cid:commentId w16cid:paraId="567E740B" w16cid:durableId="1EB8587A"/>
  <w16cid:commentId w16cid:paraId="631BBDC7" w16cid:durableId="1EB8587B"/>
  <w16cid:commentId w16cid:paraId="6A4078EC" w16cid:durableId="1EB8587C"/>
  <w16cid:commentId w16cid:paraId="2277A8BC" w16cid:durableId="1EB8587D"/>
  <w16cid:commentId w16cid:paraId="61269EEB" w16cid:durableId="1EB8587E"/>
  <w16cid:commentId w16cid:paraId="6AE2C1D0" w16cid:durableId="1EB8587F"/>
  <w16cid:commentId w16cid:paraId="50DDAA32" w16cid:durableId="1EB858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1A83D0" w14:textId="77777777" w:rsidR="00756805" w:rsidRDefault="00756805" w:rsidP="000E408D">
      <w:pPr>
        <w:spacing w:before="0"/>
      </w:pPr>
      <w:r>
        <w:separator/>
      </w:r>
    </w:p>
  </w:endnote>
  <w:endnote w:type="continuationSeparator" w:id="0">
    <w:p w14:paraId="388E420B" w14:textId="77777777" w:rsidR="00756805" w:rsidRDefault="00756805" w:rsidP="000E408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A0FDB2" w14:textId="77777777" w:rsidR="00756805" w:rsidRDefault="00756805" w:rsidP="000E408D">
      <w:pPr>
        <w:spacing w:before="0"/>
      </w:pPr>
      <w:r>
        <w:separator/>
      </w:r>
    </w:p>
  </w:footnote>
  <w:footnote w:type="continuationSeparator" w:id="0">
    <w:p w14:paraId="575E1934" w14:textId="77777777" w:rsidR="00756805" w:rsidRDefault="00756805" w:rsidP="000E408D">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789243"/>
      <w:docPartObj>
        <w:docPartGallery w:val="Page Numbers (Top of Page)"/>
        <w:docPartUnique/>
      </w:docPartObj>
    </w:sdtPr>
    <w:sdtEndPr>
      <w:rPr>
        <w:noProof/>
      </w:rPr>
    </w:sdtEndPr>
    <w:sdtContent>
      <w:p w14:paraId="7DB37045" w14:textId="228AD0C9" w:rsidR="000A04BD" w:rsidRDefault="000A04BD">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73ED97A9" w14:textId="77777777" w:rsidR="000A04BD" w:rsidRDefault="000A04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602CA"/>
    <w:multiLevelType w:val="hybridMultilevel"/>
    <w:tmpl w:val="3F7CFD3E"/>
    <w:lvl w:ilvl="0" w:tplc="61205F4C">
      <w:start w:val="1"/>
      <w:numFmt w:val="bullet"/>
      <w:lvlText w:val="-"/>
      <w:lvlJc w:val="left"/>
      <w:pPr>
        <w:ind w:left="1080" w:hanging="360"/>
      </w:pPr>
      <w:rPr>
        <w:rFonts w:ascii="Times New Roman" w:eastAsiaTheme="minorHAnsi"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167B283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932279"/>
    <w:multiLevelType w:val="hybridMultilevel"/>
    <w:tmpl w:val="3B08EA1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AB951C8"/>
    <w:multiLevelType w:val="hybridMultilevel"/>
    <w:tmpl w:val="E23C97FA"/>
    <w:lvl w:ilvl="0" w:tplc="88AE031E">
      <w:numFmt w:val="bullet"/>
      <w:lvlText w:val="-"/>
      <w:lvlJc w:val="left"/>
      <w:pPr>
        <w:ind w:left="1080" w:hanging="360"/>
      </w:pPr>
      <w:rPr>
        <w:rFonts w:ascii="Times New Roman" w:eastAsiaTheme="minorHAnsi" w:hAnsi="Times New Roman" w:cs="Times New Roman"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1C301608"/>
    <w:multiLevelType w:val="hybridMultilevel"/>
    <w:tmpl w:val="4B94C90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0C72143"/>
    <w:multiLevelType w:val="hybridMultilevel"/>
    <w:tmpl w:val="2F3EC6A4"/>
    <w:lvl w:ilvl="0" w:tplc="CAB4D1CC">
      <w:numFmt w:val="bullet"/>
      <w:lvlText w:val="-"/>
      <w:lvlJc w:val="left"/>
      <w:pPr>
        <w:ind w:left="1140" w:hanging="360"/>
      </w:pPr>
      <w:rPr>
        <w:rFonts w:ascii="Times New Roman" w:eastAsiaTheme="minorHAnsi" w:hAnsi="Times New Roman" w:cs="Times New Roman" w:hint="default"/>
      </w:rPr>
    </w:lvl>
    <w:lvl w:ilvl="1" w:tplc="0C090003" w:tentative="1">
      <w:start w:val="1"/>
      <w:numFmt w:val="bullet"/>
      <w:lvlText w:val="o"/>
      <w:lvlJc w:val="left"/>
      <w:pPr>
        <w:ind w:left="1860" w:hanging="360"/>
      </w:pPr>
      <w:rPr>
        <w:rFonts w:ascii="Courier New" w:hAnsi="Courier New" w:cs="Courier New" w:hint="default"/>
      </w:rPr>
    </w:lvl>
    <w:lvl w:ilvl="2" w:tplc="0C090005" w:tentative="1">
      <w:start w:val="1"/>
      <w:numFmt w:val="bullet"/>
      <w:lvlText w:val=""/>
      <w:lvlJc w:val="left"/>
      <w:pPr>
        <w:ind w:left="2580" w:hanging="360"/>
      </w:pPr>
      <w:rPr>
        <w:rFonts w:ascii="Wingdings" w:hAnsi="Wingdings" w:hint="default"/>
      </w:rPr>
    </w:lvl>
    <w:lvl w:ilvl="3" w:tplc="0C090001" w:tentative="1">
      <w:start w:val="1"/>
      <w:numFmt w:val="bullet"/>
      <w:lvlText w:val=""/>
      <w:lvlJc w:val="left"/>
      <w:pPr>
        <w:ind w:left="3300" w:hanging="360"/>
      </w:pPr>
      <w:rPr>
        <w:rFonts w:ascii="Symbol" w:hAnsi="Symbol" w:hint="default"/>
      </w:rPr>
    </w:lvl>
    <w:lvl w:ilvl="4" w:tplc="0C090003" w:tentative="1">
      <w:start w:val="1"/>
      <w:numFmt w:val="bullet"/>
      <w:lvlText w:val="o"/>
      <w:lvlJc w:val="left"/>
      <w:pPr>
        <w:ind w:left="4020" w:hanging="360"/>
      </w:pPr>
      <w:rPr>
        <w:rFonts w:ascii="Courier New" w:hAnsi="Courier New" w:cs="Courier New" w:hint="default"/>
      </w:rPr>
    </w:lvl>
    <w:lvl w:ilvl="5" w:tplc="0C090005" w:tentative="1">
      <w:start w:val="1"/>
      <w:numFmt w:val="bullet"/>
      <w:lvlText w:val=""/>
      <w:lvlJc w:val="left"/>
      <w:pPr>
        <w:ind w:left="4740" w:hanging="360"/>
      </w:pPr>
      <w:rPr>
        <w:rFonts w:ascii="Wingdings" w:hAnsi="Wingdings" w:hint="default"/>
      </w:rPr>
    </w:lvl>
    <w:lvl w:ilvl="6" w:tplc="0C090001" w:tentative="1">
      <w:start w:val="1"/>
      <w:numFmt w:val="bullet"/>
      <w:lvlText w:val=""/>
      <w:lvlJc w:val="left"/>
      <w:pPr>
        <w:ind w:left="5460" w:hanging="360"/>
      </w:pPr>
      <w:rPr>
        <w:rFonts w:ascii="Symbol" w:hAnsi="Symbol" w:hint="default"/>
      </w:rPr>
    </w:lvl>
    <w:lvl w:ilvl="7" w:tplc="0C090003" w:tentative="1">
      <w:start w:val="1"/>
      <w:numFmt w:val="bullet"/>
      <w:lvlText w:val="o"/>
      <w:lvlJc w:val="left"/>
      <w:pPr>
        <w:ind w:left="6180" w:hanging="360"/>
      </w:pPr>
      <w:rPr>
        <w:rFonts w:ascii="Courier New" w:hAnsi="Courier New" w:cs="Courier New" w:hint="default"/>
      </w:rPr>
    </w:lvl>
    <w:lvl w:ilvl="8" w:tplc="0C090005" w:tentative="1">
      <w:start w:val="1"/>
      <w:numFmt w:val="bullet"/>
      <w:lvlText w:val=""/>
      <w:lvlJc w:val="left"/>
      <w:pPr>
        <w:ind w:left="6900" w:hanging="360"/>
      </w:pPr>
      <w:rPr>
        <w:rFonts w:ascii="Wingdings" w:hAnsi="Wingdings" w:hint="default"/>
      </w:rPr>
    </w:lvl>
  </w:abstractNum>
  <w:abstractNum w:abstractNumId="6" w15:restartNumberingAfterBreak="0">
    <w:nsid w:val="291D7EB3"/>
    <w:multiLevelType w:val="hybridMultilevel"/>
    <w:tmpl w:val="76B0D66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C1B555B"/>
    <w:multiLevelType w:val="hybridMultilevel"/>
    <w:tmpl w:val="856E4774"/>
    <w:lvl w:ilvl="0" w:tplc="D0783C8E">
      <w:numFmt w:val="bullet"/>
      <w:lvlText w:val="-"/>
      <w:lvlJc w:val="left"/>
      <w:pPr>
        <w:ind w:left="420" w:hanging="360"/>
      </w:pPr>
      <w:rPr>
        <w:rFonts w:ascii="Times New Roman" w:eastAsiaTheme="minorHAnsi" w:hAnsi="Times New Roman" w:cs="Times New Roman" w:hint="default"/>
      </w:rPr>
    </w:lvl>
    <w:lvl w:ilvl="1" w:tplc="0C090003" w:tentative="1">
      <w:start w:val="1"/>
      <w:numFmt w:val="bullet"/>
      <w:lvlText w:val="o"/>
      <w:lvlJc w:val="left"/>
      <w:pPr>
        <w:ind w:left="1140" w:hanging="360"/>
      </w:pPr>
      <w:rPr>
        <w:rFonts w:ascii="Courier New" w:hAnsi="Courier New" w:cs="Courier New" w:hint="default"/>
      </w:rPr>
    </w:lvl>
    <w:lvl w:ilvl="2" w:tplc="0C090005" w:tentative="1">
      <w:start w:val="1"/>
      <w:numFmt w:val="bullet"/>
      <w:lvlText w:val=""/>
      <w:lvlJc w:val="left"/>
      <w:pPr>
        <w:ind w:left="1860" w:hanging="360"/>
      </w:pPr>
      <w:rPr>
        <w:rFonts w:ascii="Wingdings" w:hAnsi="Wingdings" w:hint="default"/>
      </w:rPr>
    </w:lvl>
    <w:lvl w:ilvl="3" w:tplc="0C090001" w:tentative="1">
      <w:start w:val="1"/>
      <w:numFmt w:val="bullet"/>
      <w:lvlText w:val=""/>
      <w:lvlJc w:val="left"/>
      <w:pPr>
        <w:ind w:left="2580" w:hanging="360"/>
      </w:pPr>
      <w:rPr>
        <w:rFonts w:ascii="Symbol" w:hAnsi="Symbol" w:hint="default"/>
      </w:rPr>
    </w:lvl>
    <w:lvl w:ilvl="4" w:tplc="0C090003" w:tentative="1">
      <w:start w:val="1"/>
      <w:numFmt w:val="bullet"/>
      <w:lvlText w:val="o"/>
      <w:lvlJc w:val="left"/>
      <w:pPr>
        <w:ind w:left="3300" w:hanging="360"/>
      </w:pPr>
      <w:rPr>
        <w:rFonts w:ascii="Courier New" w:hAnsi="Courier New" w:cs="Courier New" w:hint="default"/>
      </w:rPr>
    </w:lvl>
    <w:lvl w:ilvl="5" w:tplc="0C090005" w:tentative="1">
      <w:start w:val="1"/>
      <w:numFmt w:val="bullet"/>
      <w:lvlText w:val=""/>
      <w:lvlJc w:val="left"/>
      <w:pPr>
        <w:ind w:left="4020" w:hanging="360"/>
      </w:pPr>
      <w:rPr>
        <w:rFonts w:ascii="Wingdings" w:hAnsi="Wingdings" w:hint="default"/>
      </w:rPr>
    </w:lvl>
    <w:lvl w:ilvl="6" w:tplc="0C090001" w:tentative="1">
      <w:start w:val="1"/>
      <w:numFmt w:val="bullet"/>
      <w:lvlText w:val=""/>
      <w:lvlJc w:val="left"/>
      <w:pPr>
        <w:ind w:left="4740" w:hanging="360"/>
      </w:pPr>
      <w:rPr>
        <w:rFonts w:ascii="Symbol" w:hAnsi="Symbol" w:hint="default"/>
      </w:rPr>
    </w:lvl>
    <w:lvl w:ilvl="7" w:tplc="0C090003" w:tentative="1">
      <w:start w:val="1"/>
      <w:numFmt w:val="bullet"/>
      <w:lvlText w:val="o"/>
      <w:lvlJc w:val="left"/>
      <w:pPr>
        <w:ind w:left="5460" w:hanging="360"/>
      </w:pPr>
      <w:rPr>
        <w:rFonts w:ascii="Courier New" w:hAnsi="Courier New" w:cs="Courier New" w:hint="default"/>
      </w:rPr>
    </w:lvl>
    <w:lvl w:ilvl="8" w:tplc="0C090005" w:tentative="1">
      <w:start w:val="1"/>
      <w:numFmt w:val="bullet"/>
      <w:lvlText w:val=""/>
      <w:lvlJc w:val="left"/>
      <w:pPr>
        <w:ind w:left="6180" w:hanging="360"/>
      </w:pPr>
      <w:rPr>
        <w:rFonts w:ascii="Wingdings" w:hAnsi="Wingdings" w:hint="default"/>
      </w:rPr>
    </w:lvl>
  </w:abstractNum>
  <w:abstractNum w:abstractNumId="8" w15:restartNumberingAfterBreak="0">
    <w:nsid w:val="370D35CA"/>
    <w:multiLevelType w:val="hybridMultilevel"/>
    <w:tmpl w:val="000C3A26"/>
    <w:lvl w:ilvl="0" w:tplc="9FD67B2E">
      <w:start w:val="1"/>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8100F58"/>
    <w:multiLevelType w:val="hybridMultilevel"/>
    <w:tmpl w:val="B2A848E2"/>
    <w:lvl w:ilvl="0" w:tplc="EA04381A">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94A1AEE"/>
    <w:multiLevelType w:val="hybridMultilevel"/>
    <w:tmpl w:val="CCB8660A"/>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25034FD"/>
    <w:multiLevelType w:val="multilevel"/>
    <w:tmpl w:val="0C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E44FC8"/>
    <w:multiLevelType w:val="hybridMultilevel"/>
    <w:tmpl w:val="B4083D6E"/>
    <w:lvl w:ilvl="0" w:tplc="2E862A08">
      <w:numFmt w:val="bullet"/>
      <w:lvlText w:val="-"/>
      <w:lvlJc w:val="left"/>
      <w:pPr>
        <w:ind w:left="1080" w:hanging="360"/>
      </w:pPr>
      <w:rPr>
        <w:rFonts w:ascii="Times New Roman" w:eastAsiaTheme="minorHAnsi" w:hAnsi="Times New Roman" w:cs="Times New Roman"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4C2F6372"/>
    <w:multiLevelType w:val="hybridMultilevel"/>
    <w:tmpl w:val="2432FED8"/>
    <w:lvl w:ilvl="0" w:tplc="6E7ACC10">
      <w:start w:val="6"/>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02E3A1F"/>
    <w:multiLevelType w:val="hybridMultilevel"/>
    <w:tmpl w:val="0F1E3182"/>
    <w:lvl w:ilvl="0" w:tplc="DAB638EC">
      <w:start w:val="1"/>
      <w:numFmt w:val="bullet"/>
      <w:lvlText w:val="-"/>
      <w:lvlJc w:val="left"/>
      <w:pPr>
        <w:ind w:left="1080" w:hanging="360"/>
      </w:pPr>
      <w:rPr>
        <w:rFonts w:ascii="Times New Roman" w:eastAsiaTheme="minorHAnsi"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537D1B01"/>
    <w:multiLevelType w:val="hybridMultilevel"/>
    <w:tmpl w:val="FAC29B7E"/>
    <w:lvl w:ilvl="0" w:tplc="2A764AAC">
      <w:numFmt w:val="bullet"/>
      <w:lvlText w:val="-"/>
      <w:lvlJc w:val="left"/>
      <w:pPr>
        <w:ind w:left="1080" w:hanging="360"/>
      </w:pPr>
      <w:rPr>
        <w:rFonts w:ascii="Times New Roman" w:eastAsiaTheme="minorHAnsi"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6" w15:restartNumberingAfterBreak="0">
    <w:nsid w:val="686B2217"/>
    <w:multiLevelType w:val="hybridMultilevel"/>
    <w:tmpl w:val="94EA8418"/>
    <w:lvl w:ilvl="0" w:tplc="522CEFF0">
      <w:start w:val="1"/>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A533AB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0134B0D"/>
    <w:multiLevelType w:val="hybridMultilevel"/>
    <w:tmpl w:val="9114557A"/>
    <w:lvl w:ilvl="0" w:tplc="1A20BF96">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1A10C08"/>
    <w:multiLevelType w:val="hybridMultilevel"/>
    <w:tmpl w:val="FD9A8D0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5CB4836"/>
    <w:multiLevelType w:val="multilevel"/>
    <w:tmpl w:val="E5D00A4C"/>
    <w:lvl w:ilvl="0">
      <w:start w:val="1"/>
      <w:numFmt w:val="decimal"/>
      <w:pStyle w:val="Heading1"/>
      <w:lvlText w:val="%1"/>
      <w:lvlJc w:val="left"/>
      <w:pPr>
        <w:ind w:left="3408"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7"/>
  </w:num>
  <w:num w:numId="2">
    <w:abstractNumId w:val="1"/>
  </w:num>
  <w:num w:numId="3">
    <w:abstractNumId w:val="20"/>
  </w:num>
  <w:num w:numId="4">
    <w:abstractNumId w:val="15"/>
  </w:num>
  <w:num w:numId="5">
    <w:abstractNumId w:val="11"/>
  </w:num>
  <w:num w:numId="6">
    <w:abstractNumId w:val="16"/>
  </w:num>
  <w:num w:numId="7">
    <w:abstractNumId w:val="12"/>
  </w:num>
  <w:num w:numId="8">
    <w:abstractNumId w:val="13"/>
  </w:num>
  <w:num w:numId="9">
    <w:abstractNumId w:val="9"/>
  </w:num>
  <w:num w:numId="10">
    <w:abstractNumId w:val="18"/>
  </w:num>
  <w:num w:numId="11">
    <w:abstractNumId w:val="5"/>
  </w:num>
  <w:num w:numId="12">
    <w:abstractNumId w:val="7"/>
  </w:num>
  <w:num w:numId="13">
    <w:abstractNumId w:val="8"/>
  </w:num>
  <w:num w:numId="14">
    <w:abstractNumId w:val="3"/>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4"/>
  </w:num>
  <w:num w:numId="18">
    <w:abstractNumId w:val="0"/>
  </w:num>
  <w:num w:numId="19">
    <w:abstractNumId w:val="19"/>
  </w:num>
  <w:num w:numId="20">
    <w:abstractNumId w:val="4"/>
  </w:num>
  <w:num w:numId="21">
    <w:abstractNumId w:val="6"/>
  </w:num>
  <w:num w:numId="2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ny Penington">
    <w15:presenceInfo w15:providerId="Windows Live" w15:userId="06f4384545431e2f"/>
  </w15:person>
  <w15:person w15:author="Harry Matthews">
    <w15:presenceInfo w15:providerId="AD" w15:userId="S-1-5-21-2256462057-1280619349-680702702-142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dtx5xw0uarxaaepweyvx0twsvspp0s9f0ep&quot;&gt;My EndNote Library&lt;record-ids&gt;&lt;item&gt;1&lt;/item&gt;&lt;item&gt;3&lt;/item&gt;&lt;item&gt;8&lt;/item&gt;&lt;item&gt;9&lt;/item&gt;&lt;item&gt;10&lt;/item&gt;&lt;item&gt;11&lt;/item&gt;&lt;item&gt;12&lt;/item&gt;&lt;item&gt;13&lt;/item&gt;&lt;item&gt;17&lt;/item&gt;&lt;item&gt;18&lt;/item&gt;&lt;item&gt;19&lt;/item&gt;&lt;item&gt;20&lt;/item&gt;&lt;item&gt;25&lt;/item&gt;&lt;item&gt;33&lt;/item&gt;&lt;item&gt;48&lt;/item&gt;&lt;item&gt;49&lt;/item&gt;&lt;item&gt;51&lt;/item&gt;&lt;item&gt;53&lt;/item&gt;&lt;item&gt;54&lt;/item&gt;&lt;item&gt;62&lt;/item&gt;&lt;item&gt;66&lt;/item&gt;&lt;item&gt;68&lt;/item&gt;&lt;item&gt;70&lt;/item&gt;&lt;item&gt;71&lt;/item&gt;&lt;item&gt;77&lt;/item&gt;&lt;item&gt;81&lt;/item&gt;&lt;item&gt;82&lt;/item&gt;&lt;item&gt;85&lt;/item&gt;&lt;item&gt;87&lt;/item&gt;&lt;item&gt;88&lt;/item&gt;&lt;item&gt;92&lt;/item&gt;&lt;item&gt;100&lt;/item&gt;&lt;item&gt;114&lt;/item&gt;&lt;item&gt;115&lt;/item&gt;&lt;item&gt;119&lt;/item&gt;&lt;item&gt;120&lt;/item&gt;&lt;item&gt;125&lt;/item&gt;&lt;item&gt;131&lt;/item&gt;&lt;item&gt;135&lt;/item&gt;&lt;item&gt;136&lt;/item&gt;&lt;item&gt;138&lt;/item&gt;&lt;item&gt;143&lt;/item&gt;&lt;item&gt;144&lt;/item&gt;&lt;item&gt;145&lt;/item&gt;&lt;item&gt;146&lt;/item&gt;&lt;item&gt;148&lt;/item&gt;&lt;item&gt;150&lt;/item&gt;&lt;item&gt;159&lt;/item&gt;&lt;item&gt;162&lt;/item&gt;&lt;item&gt;163&lt;/item&gt;&lt;item&gt;164&lt;/item&gt;&lt;item&gt;165&lt;/item&gt;&lt;item&gt;167&lt;/item&gt;&lt;item&gt;168&lt;/item&gt;&lt;item&gt;173&lt;/item&gt;&lt;item&gt;174&lt;/item&gt;&lt;item&gt;175&lt;/item&gt;&lt;item&gt;177&lt;/item&gt;&lt;item&gt;178&lt;/item&gt;&lt;item&gt;180&lt;/item&gt;&lt;item&gt;181&lt;/item&gt;&lt;item&gt;182&lt;/item&gt;&lt;item&gt;183&lt;/item&gt;&lt;item&gt;184&lt;/item&gt;&lt;item&gt;188&lt;/item&gt;&lt;item&gt;194&lt;/item&gt;&lt;item&gt;197&lt;/item&gt;&lt;item&gt;198&lt;/item&gt;&lt;item&gt;200&lt;/item&gt;&lt;item&gt;208&lt;/item&gt;&lt;item&gt;212&lt;/item&gt;&lt;item&gt;214&lt;/item&gt;&lt;item&gt;215&lt;/item&gt;&lt;item&gt;217&lt;/item&gt;&lt;item&gt;218&lt;/item&gt;&lt;item&gt;219&lt;/item&gt;&lt;item&gt;220&lt;/item&gt;&lt;item&gt;221&lt;/item&gt;&lt;item&gt;225&lt;/item&gt;&lt;item&gt;226&lt;/item&gt;&lt;item&gt;229&lt;/item&gt;&lt;item&gt;230&lt;/item&gt;&lt;item&gt;232&lt;/item&gt;&lt;item&gt;233&lt;/item&gt;&lt;item&gt;234&lt;/item&gt;&lt;item&gt;235&lt;/item&gt;&lt;item&gt;236&lt;/item&gt;&lt;item&gt;237&lt;/item&gt;&lt;item&gt;238&lt;/item&gt;&lt;item&gt;240&lt;/item&gt;&lt;item&gt;241&lt;/item&gt;&lt;item&gt;242&lt;/item&gt;&lt;item&gt;243&lt;/item&gt;&lt;item&gt;244&lt;/item&gt;&lt;item&gt;245&lt;/item&gt;&lt;item&gt;246&lt;/item&gt;&lt;item&gt;247&lt;/item&gt;&lt;item&gt;248&lt;/item&gt;&lt;item&gt;250&lt;/item&gt;&lt;item&gt;251&lt;/item&gt;&lt;item&gt;252&lt;/item&gt;&lt;item&gt;253&lt;/item&gt;&lt;item&gt;255&lt;/item&gt;&lt;item&gt;256&lt;/item&gt;&lt;item&gt;260&lt;/item&gt;&lt;item&gt;263&lt;/item&gt;&lt;item&gt;264&lt;/item&gt;&lt;item&gt;265&lt;/item&gt;&lt;item&gt;266&lt;/item&gt;&lt;item&gt;272&lt;/item&gt;&lt;item&gt;273&lt;/item&gt;&lt;item&gt;274&lt;/item&gt;&lt;item&gt;276&lt;/item&gt;&lt;item&gt;277&lt;/item&gt;&lt;item&gt;278&lt;/item&gt;&lt;item&gt;279&lt;/item&gt;&lt;item&gt;281&lt;/item&gt;&lt;item&gt;283&lt;/item&gt;&lt;item&gt;285&lt;/item&gt;&lt;item&gt;286&lt;/item&gt;&lt;item&gt;287&lt;/item&gt;&lt;item&gt;288&lt;/item&gt;&lt;item&gt;289&lt;/item&gt;&lt;item&gt;290&lt;/item&gt;&lt;item&gt;291&lt;/item&gt;&lt;item&gt;292&lt;/item&gt;&lt;item&gt;294&lt;/item&gt;&lt;item&gt;299&lt;/item&gt;&lt;item&gt;300&lt;/item&gt;&lt;item&gt;301&lt;/item&gt;&lt;item&gt;304&lt;/item&gt;&lt;item&gt;311&lt;/item&gt;&lt;item&gt;312&lt;/item&gt;&lt;item&gt;313&lt;/item&gt;&lt;item&gt;315&lt;/item&gt;&lt;item&gt;316&lt;/item&gt;&lt;item&gt;324&lt;/item&gt;&lt;item&gt;325&lt;/item&gt;&lt;item&gt;326&lt;/item&gt;&lt;item&gt;327&lt;/item&gt;&lt;item&gt;328&lt;/item&gt;&lt;item&gt;329&lt;/item&gt;&lt;/record-ids&gt;&lt;/item&gt;&lt;/Libraries&gt;"/>
  </w:docVars>
  <w:rsids>
    <w:rsidRoot w:val="006102F3"/>
    <w:rsid w:val="00000783"/>
    <w:rsid w:val="00001904"/>
    <w:rsid w:val="00003427"/>
    <w:rsid w:val="00012CC5"/>
    <w:rsid w:val="000143E0"/>
    <w:rsid w:val="00020872"/>
    <w:rsid w:val="00022D07"/>
    <w:rsid w:val="000274C4"/>
    <w:rsid w:val="0003233A"/>
    <w:rsid w:val="000438E6"/>
    <w:rsid w:val="00050A83"/>
    <w:rsid w:val="00050E18"/>
    <w:rsid w:val="000511F1"/>
    <w:rsid w:val="00061240"/>
    <w:rsid w:val="000630FA"/>
    <w:rsid w:val="00065341"/>
    <w:rsid w:val="00071C7F"/>
    <w:rsid w:val="00071E76"/>
    <w:rsid w:val="000737A7"/>
    <w:rsid w:val="00076E45"/>
    <w:rsid w:val="00077BA8"/>
    <w:rsid w:val="00081F4D"/>
    <w:rsid w:val="00084F05"/>
    <w:rsid w:val="00085EC3"/>
    <w:rsid w:val="0009543C"/>
    <w:rsid w:val="00095906"/>
    <w:rsid w:val="00096214"/>
    <w:rsid w:val="00097698"/>
    <w:rsid w:val="000A04BD"/>
    <w:rsid w:val="000A4E20"/>
    <w:rsid w:val="000A5FFC"/>
    <w:rsid w:val="000B3951"/>
    <w:rsid w:val="000B6511"/>
    <w:rsid w:val="000C52A7"/>
    <w:rsid w:val="000C6F20"/>
    <w:rsid w:val="000D5AF0"/>
    <w:rsid w:val="000E0777"/>
    <w:rsid w:val="000E408D"/>
    <w:rsid w:val="000E766A"/>
    <w:rsid w:val="00103B0E"/>
    <w:rsid w:val="001053A2"/>
    <w:rsid w:val="00105CF6"/>
    <w:rsid w:val="00114CEA"/>
    <w:rsid w:val="0012326D"/>
    <w:rsid w:val="001249BB"/>
    <w:rsid w:val="0012634F"/>
    <w:rsid w:val="001266F3"/>
    <w:rsid w:val="0013153A"/>
    <w:rsid w:val="00133DCC"/>
    <w:rsid w:val="001431A3"/>
    <w:rsid w:val="00144BD3"/>
    <w:rsid w:val="00144C66"/>
    <w:rsid w:val="0014574B"/>
    <w:rsid w:val="001519C0"/>
    <w:rsid w:val="0015370D"/>
    <w:rsid w:val="00157C62"/>
    <w:rsid w:val="001619E6"/>
    <w:rsid w:val="001735BE"/>
    <w:rsid w:val="00174777"/>
    <w:rsid w:val="0017687E"/>
    <w:rsid w:val="0017749B"/>
    <w:rsid w:val="00180D77"/>
    <w:rsid w:val="0018521C"/>
    <w:rsid w:val="00185364"/>
    <w:rsid w:val="00190E9C"/>
    <w:rsid w:val="0019732E"/>
    <w:rsid w:val="001A14E1"/>
    <w:rsid w:val="001A1511"/>
    <w:rsid w:val="001A235C"/>
    <w:rsid w:val="001A260A"/>
    <w:rsid w:val="001A390E"/>
    <w:rsid w:val="001A3E71"/>
    <w:rsid w:val="001A5D9B"/>
    <w:rsid w:val="001A5DD3"/>
    <w:rsid w:val="001A603E"/>
    <w:rsid w:val="001A6CEB"/>
    <w:rsid w:val="001B0C07"/>
    <w:rsid w:val="001B768B"/>
    <w:rsid w:val="001C100A"/>
    <w:rsid w:val="001C15D8"/>
    <w:rsid w:val="001C23EB"/>
    <w:rsid w:val="001D3215"/>
    <w:rsid w:val="001E14D6"/>
    <w:rsid w:val="001E27BD"/>
    <w:rsid w:val="001E3239"/>
    <w:rsid w:val="001F7016"/>
    <w:rsid w:val="001F7C8B"/>
    <w:rsid w:val="00200ECF"/>
    <w:rsid w:val="00212728"/>
    <w:rsid w:val="00213B19"/>
    <w:rsid w:val="0021532B"/>
    <w:rsid w:val="0022004B"/>
    <w:rsid w:val="0022014F"/>
    <w:rsid w:val="00224E18"/>
    <w:rsid w:val="00226A7B"/>
    <w:rsid w:val="00231A3D"/>
    <w:rsid w:val="00240B5A"/>
    <w:rsid w:val="00240B72"/>
    <w:rsid w:val="00242ACD"/>
    <w:rsid w:val="00242F40"/>
    <w:rsid w:val="0024318B"/>
    <w:rsid w:val="002522E5"/>
    <w:rsid w:val="002529C7"/>
    <w:rsid w:val="00256136"/>
    <w:rsid w:val="00261335"/>
    <w:rsid w:val="00263D5D"/>
    <w:rsid w:val="00264532"/>
    <w:rsid w:val="00264EE4"/>
    <w:rsid w:val="00267099"/>
    <w:rsid w:val="0027353E"/>
    <w:rsid w:val="0027407A"/>
    <w:rsid w:val="00275B70"/>
    <w:rsid w:val="00275BAB"/>
    <w:rsid w:val="002772D0"/>
    <w:rsid w:val="00277859"/>
    <w:rsid w:val="0028029F"/>
    <w:rsid w:val="00290766"/>
    <w:rsid w:val="002A3219"/>
    <w:rsid w:val="002B3CC0"/>
    <w:rsid w:val="002B52E2"/>
    <w:rsid w:val="002B5BA3"/>
    <w:rsid w:val="002B62AB"/>
    <w:rsid w:val="002C0B93"/>
    <w:rsid w:val="002C2001"/>
    <w:rsid w:val="002C21D8"/>
    <w:rsid w:val="002C2E88"/>
    <w:rsid w:val="002C7173"/>
    <w:rsid w:val="002C7AD8"/>
    <w:rsid w:val="002D0C11"/>
    <w:rsid w:val="002E5046"/>
    <w:rsid w:val="002E753F"/>
    <w:rsid w:val="002F07C0"/>
    <w:rsid w:val="002F242E"/>
    <w:rsid w:val="002F257A"/>
    <w:rsid w:val="002F3C13"/>
    <w:rsid w:val="002F4D2C"/>
    <w:rsid w:val="00314089"/>
    <w:rsid w:val="00314097"/>
    <w:rsid w:val="00315647"/>
    <w:rsid w:val="0032175B"/>
    <w:rsid w:val="00325705"/>
    <w:rsid w:val="00326BED"/>
    <w:rsid w:val="003325B3"/>
    <w:rsid w:val="00350C8F"/>
    <w:rsid w:val="00354496"/>
    <w:rsid w:val="00360B00"/>
    <w:rsid w:val="003624F1"/>
    <w:rsid w:val="00363A95"/>
    <w:rsid w:val="00366C2B"/>
    <w:rsid w:val="00374CE5"/>
    <w:rsid w:val="00377949"/>
    <w:rsid w:val="00381EFB"/>
    <w:rsid w:val="00390678"/>
    <w:rsid w:val="003930A8"/>
    <w:rsid w:val="003939EB"/>
    <w:rsid w:val="003A0F0F"/>
    <w:rsid w:val="003A12CF"/>
    <w:rsid w:val="003A4FE6"/>
    <w:rsid w:val="003A5142"/>
    <w:rsid w:val="003A51C2"/>
    <w:rsid w:val="003A64CA"/>
    <w:rsid w:val="003A7AA2"/>
    <w:rsid w:val="003B3E02"/>
    <w:rsid w:val="003C07EE"/>
    <w:rsid w:val="003C0F4B"/>
    <w:rsid w:val="003C1DC6"/>
    <w:rsid w:val="003C37CB"/>
    <w:rsid w:val="003C578B"/>
    <w:rsid w:val="003E304B"/>
    <w:rsid w:val="003E3DCC"/>
    <w:rsid w:val="003E5FA4"/>
    <w:rsid w:val="003E6CD1"/>
    <w:rsid w:val="003F1487"/>
    <w:rsid w:val="003F525C"/>
    <w:rsid w:val="0040235B"/>
    <w:rsid w:val="00405CB7"/>
    <w:rsid w:val="004076FA"/>
    <w:rsid w:val="0041035F"/>
    <w:rsid w:val="004103AB"/>
    <w:rsid w:val="0041241E"/>
    <w:rsid w:val="004157D7"/>
    <w:rsid w:val="00427C6C"/>
    <w:rsid w:val="0043067B"/>
    <w:rsid w:val="00431E78"/>
    <w:rsid w:val="0044103D"/>
    <w:rsid w:val="00444F8E"/>
    <w:rsid w:val="004453EC"/>
    <w:rsid w:val="0044613E"/>
    <w:rsid w:val="00446546"/>
    <w:rsid w:val="004538CE"/>
    <w:rsid w:val="00461C63"/>
    <w:rsid w:val="00464065"/>
    <w:rsid w:val="00467AF1"/>
    <w:rsid w:val="0047234C"/>
    <w:rsid w:val="00475145"/>
    <w:rsid w:val="00486C03"/>
    <w:rsid w:val="0049744F"/>
    <w:rsid w:val="004A0800"/>
    <w:rsid w:val="004B2C0C"/>
    <w:rsid w:val="004B360A"/>
    <w:rsid w:val="004B4D12"/>
    <w:rsid w:val="004C195E"/>
    <w:rsid w:val="004C1BBC"/>
    <w:rsid w:val="004C2860"/>
    <w:rsid w:val="004C2C13"/>
    <w:rsid w:val="004C43E5"/>
    <w:rsid w:val="004C60FF"/>
    <w:rsid w:val="004D0886"/>
    <w:rsid w:val="004D2760"/>
    <w:rsid w:val="004D28CD"/>
    <w:rsid w:val="004D75D7"/>
    <w:rsid w:val="004E1152"/>
    <w:rsid w:val="004F1218"/>
    <w:rsid w:val="004F4AD5"/>
    <w:rsid w:val="00502C1A"/>
    <w:rsid w:val="00504D19"/>
    <w:rsid w:val="00523028"/>
    <w:rsid w:val="00525114"/>
    <w:rsid w:val="005321BC"/>
    <w:rsid w:val="0053541A"/>
    <w:rsid w:val="00535426"/>
    <w:rsid w:val="00537F58"/>
    <w:rsid w:val="00544D4D"/>
    <w:rsid w:val="005535D8"/>
    <w:rsid w:val="0055463F"/>
    <w:rsid w:val="005561F7"/>
    <w:rsid w:val="00557F52"/>
    <w:rsid w:val="005627DF"/>
    <w:rsid w:val="005633E4"/>
    <w:rsid w:val="005639A1"/>
    <w:rsid w:val="00566F35"/>
    <w:rsid w:val="0056797D"/>
    <w:rsid w:val="00571D43"/>
    <w:rsid w:val="005765C5"/>
    <w:rsid w:val="00582B64"/>
    <w:rsid w:val="005906DB"/>
    <w:rsid w:val="00590FC3"/>
    <w:rsid w:val="00594991"/>
    <w:rsid w:val="005A2277"/>
    <w:rsid w:val="005A3011"/>
    <w:rsid w:val="005A5DD2"/>
    <w:rsid w:val="005A6E67"/>
    <w:rsid w:val="005A7311"/>
    <w:rsid w:val="005B2C5D"/>
    <w:rsid w:val="005B56E6"/>
    <w:rsid w:val="005B6860"/>
    <w:rsid w:val="005B6E4A"/>
    <w:rsid w:val="005B71D7"/>
    <w:rsid w:val="005C396F"/>
    <w:rsid w:val="005C5294"/>
    <w:rsid w:val="005C5873"/>
    <w:rsid w:val="005C6D97"/>
    <w:rsid w:val="005C7ECD"/>
    <w:rsid w:val="005D1076"/>
    <w:rsid w:val="005D2D0A"/>
    <w:rsid w:val="005D44E6"/>
    <w:rsid w:val="005D4B22"/>
    <w:rsid w:val="005E17FF"/>
    <w:rsid w:val="005E26A6"/>
    <w:rsid w:val="005F0AF9"/>
    <w:rsid w:val="006010B9"/>
    <w:rsid w:val="00607192"/>
    <w:rsid w:val="006079F8"/>
    <w:rsid w:val="006102F3"/>
    <w:rsid w:val="0061053E"/>
    <w:rsid w:val="006142B0"/>
    <w:rsid w:val="00614BE5"/>
    <w:rsid w:val="00617D7B"/>
    <w:rsid w:val="00620D3F"/>
    <w:rsid w:val="006244E4"/>
    <w:rsid w:val="00624F77"/>
    <w:rsid w:val="00625134"/>
    <w:rsid w:val="00630D09"/>
    <w:rsid w:val="00631031"/>
    <w:rsid w:val="00631C89"/>
    <w:rsid w:val="00634580"/>
    <w:rsid w:val="006351C8"/>
    <w:rsid w:val="00637738"/>
    <w:rsid w:val="006416DC"/>
    <w:rsid w:val="006439E2"/>
    <w:rsid w:val="006459DE"/>
    <w:rsid w:val="006473E8"/>
    <w:rsid w:val="0065051F"/>
    <w:rsid w:val="00650D03"/>
    <w:rsid w:val="00652853"/>
    <w:rsid w:val="00653125"/>
    <w:rsid w:val="006645EC"/>
    <w:rsid w:val="00667564"/>
    <w:rsid w:val="00667D70"/>
    <w:rsid w:val="00676590"/>
    <w:rsid w:val="006769EA"/>
    <w:rsid w:val="006839CA"/>
    <w:rsid w:val="00687A04"/>
    <w:rsid w:val="00693633"/>
    <w:rsid w:val="0069386A"/>
    <w:rsid w:val="006A3522"/>
    <w:rsid w:val="006B007C"/>
    <w:rsid w:val="006B0DB3"/>
    <w:rsid w:val="006B2002"/>
    <w:rsid w:val="006B6B78"/>
    <w:rsid w:val="006C6648"/>
    <w:rsid w:val="006D2CA7"/>
    <w:rsid w:val="006D3879"/>
    <w:rsid w:val="006D3FAC"/>
    <w:rsid w:val="006E2A89"/>
    <w:rsid w:val="006E3AEC"/>
    <w:rsid w:val="006E407C"/>
    <w:rsid w:val="006E4B44"/>
    <w:rsid w:val="006F6F86"/>
    <w:rsid w:val="007014BB"/>
    <w:rsid w:val="00712BA2"/>
    <w:rsid w:val="00713609"/>
    <w:rsid w:val="007224DF"/>
    <w:rsid w:val="007241A0"/>
    <w:rsid w:val="00727F4B"/>
    <w:rsid w:val="007346B5"/>
    <w:rsid w:val="007360CB"/>
    <w:rsid w:val="007375A3"/>
    <w:rsid w:val="00740D5F"/>
    <w:rsid w:val="00741C19"/>
    <w:rsid w:val="00742A8D"/>
    <w:rsid w:val="00750192"/>
    <w:rsid w:val="00750700"/>
    <w:rsid w:val="00756805"/>
    <w:rsid w:val="0076447A"/>
    <w:rsid w:val="00764C43"/>
    <w:rsid w:val="00765B2C"/>
    <w:rsid w:val="00773D66"/>
    <w:rsid w:val="007745F2"/>
    <w:rsid w:val="0077595C"/>
    <w:rsid w:val="00784FF4"/>
    <w:rsid w:val="0079589E"/>
    <w:rsid w:val="0079627A"/>
    <w:rsid w:val="007A035F"/>
    <w:rsid w:val="007A3C46"/>
    <w:rsid w:val="007A7027"/>
    <w:rsid w:val="007A7036"/>
    <w:rsid w:val="007B1C49"/>
    <w:rsid w:val="007C0219"/>
    <w:rsid w:val="007C22E5"/>
    <w:rsid w:val="007C757E"/>
    <w:rsid w:val="007D1B91"/>
    <w:rsid w:val="007D3266"/>
    <w:rsid w:val="007D6363"/>
    <w:rsid w:val="007D6E28"/>
    <w:rsid w:val="007E0AD0"/>
    <w:rsid w:val="007E307F"/>
    <w:rsid w:val="007E55CD"/>
    <w:rsid w:val="007F3909"/>
    <w:rsid w:val="007F466F"/>
    <w:rsid w:val="007F49D6"/>
    <w:rsid w:val="007F65B2"/>
    <w:rsid w:val="007F68E8"/>
    <w:rsid w:val="00804B3C"/>
    <w:rsid w:val="00813633"/>
    <w:rsid w:val="00821450"/>
    <w:rsid w:val="00826D8B"/>
    <w:rsid w:val="00832132"/>
    <w:rsid w:val="0083459C"/>
    <w:rsid w:val="00843665"/>
    <w:rsid w:val="008440D6"/>
    <w:rsid w:val="00850E14"/>
    <w:rsid w:val="00853A1C"/>
    <w:rsid w:val="00857287"/>
    <w:rsid w:val="0086236B"/>
    <w:rsid w:val="00862B1E"/>
    <w:rsid w:val="0086589B"/>
    <w:rsid w:val="00866DC9"/>
    <w:rsid w:val="00867C98"/>
    <w:rsid w:val="00870729"/>
    <w:rsid w:val="0088197D"/>
    <w:rsid w:val="00882F78"/>
    <w:rsid w:val="0088630C"/>
    <w:rsid w:val="00886FE8"/>
    <w:rsid w:val="00892AC9"/>
    <w:rsid w:val="008958C1"/>
    <w:rsid w:val="00895F05"/>
    <w:rsid w:val="00897827"/>
    <w:rsid w:val="008A2DA2"/>
    <w:rsid w:val="008A43FD"/>
    <w:rsid w:val="008A64EB"/>
    <w:rsid w:val="008B2218"/>
    <w:rsid w:val="008C434E"/>
    <w:rsid w:val="008C7896"/>
    <w:rsid w:val="008D37FB"/>
    <w:rsid w:val="008D410A"/>
    <w:rsid w:val="008D6CFD"/>
    <w:rsid w:val="008E2E3C"/>
    <w:rsid w:val="008E3B72"/>
    <w:rsid w:val="008E3F3A"/>
    <w:rsid w:val="008E6A79"/>
    <w:rsid w:val="008E6B6C"/>
    <w:rsid w:val="008F5E4A"/>
    <w:rsid w:val="008F5FDD"/>
    <w:rsid w:val="008F611F"/>
    <w:rsid w:val="008F6461"/>
    <w:rsid w:val="008F7DD9"/>
    <w:rsid w:val="00901464"/>
    <w:rsid w:val="00904BC6"/>
    <w:rsid w:val="009064F6"/>
    <w:rsid w:val="00915D09"/>
    <w:rsid w:val="0092673C"/>
    <w:rsid w:val="009337F5"/>
    <w:rsid w:val="009346BE"/>
    <w:rsid w:val="00947E69"/>
    <w:rsid w:val="00951AB3"/>
    <w:rsid w:val="009562CA"/>
    <w:rsid w:val="00961395"/>
    <w:rsid w:val="00961A81"/>
    <w:rsid w:val="009624B0"/>
    <w:rsid w:val="00967469"/>
    <w:rsid w:val="009704EB"/>
    <w:rsid w:val="009711F4"/>
    <w:rsid w:val="00976C9B"/>
    <w:rsid w:val="00981219"/>
    <w:rsid w:val="00982E56"/>
    <w:rsid w:val="00983844"/>
    <w:rsid w:val="00986A07"/>
    <w:rsid w:val="00990435"/>
    <w:rsid w:val="0099062B"/>
    <w:rsid w:val="00994675"/>
    <w:rsid w:val="00994D88"/>
    <w:rsid w:val="009974C2"/>
    <w:rsid w:val="009A15C9"/>
    <w:rsid w:val="009A2945"/>
    <w:rsid w:val="009A381A"/>
    <w:rsid w:val="009A7051"/>
    <w:rsid w:val="009A71B1"/>
    <w:rsid w:val="009A7370"/>
    <w:rsid w:val="009A79E9"/>
    <w:rsid w:val="009A7EA4"/>
    <w:rsid w:val="009B4B62"/>
    <w:rsid w:val="009B59C2"/>
    <w:rsid w:val="009C35C4"/>
    <w:rsid w:val="009C4D6F"/>
    <w:rsid w:val="009C5BA3"/>
    <w:rsid w:val="009D5B5D"/>
    <w:rsid w:val="009E0B43"/>
    <w:rsid w:val="009E25B6"/>
    <w:rsid w:val="009E3ABF"/>
    <w:rsid w:val="009E4671"/>
    <w:rsid w:val="009E5E97"/>
    <w:rsid w:val="009F307A"/>
    <w:rsid w:val="009F390E"/>
    <w:rsid w:val="00A0032B"/>
    <w:rsid w:val="00A138AC"/>
    <w:rsid w:val="00A15DF1"/>
    <w:rsid w:val="00A236DB"/>
    <w:rsid w:val="00A2392F"/>
    <w:rsid w:val="00A255FD"/>
    <w:rsid w:val="00A2623A"/>
    <w:rsid w:val="00A31578"/>
    <w:rsid w:val="00A40769"/>
    <w:rsid w:val="00A40EDE"/>
    <w:rsid w:val="00A4289A"/>
    <w:rsid w:val="00A43CCA"/>
    <w:rsid w:val="00A47BAF"/>
    <w:rsid w:val="00A60E3D"/>
    <w:rsid w:val="00A636B4"/>
    <w:rsid w:val="00A7548B"/>
    <w:rsid w:val="00A80203"/>
    <w:rsid w:val="00A80DAF"/>
    <w:rsid w:val="00A819FD"/>
    <w:rsid w:val="00A83647"/>
    <w:rsid w:val="00A84BC0"/>
    <w:rsid w:val="00A85D0A"/>
    <w:rsid w:val="00A943C1"/>
    <w:rsid w:val="00AA035B"/>
    <w:rsid w:val="00AA36DA"/>
    <w:rsid w:val="00AA792B"/>
    <w:rsid w:val="00AA7E80"/>
    <w:rsid w:val="00AB0F60"/>
    <w:rsid w:val="00AB2A1C"/>
    <w:rsid w:val="00AB49DF"/>
    <w:rsid w:val="00AC0DAD"/>
    <w:rsid w:val="00AC1422"/>
    <w:rsid w:val="00AC2D4A"/>
    <w:rsid w:val="00AC68FF"/>
    <w:rsid w:val="00AC7B34"/>
    <w:rsid w:val="00AD29F0"/>
    <w:rsid w:val="00AD5166"/>
    <w:rsid w:val="00AD5DA5"/>
    <w:rsid w:val="00AD7025"/>
    <w:rsid w:val="00AE69E0"/>
    <w:rsid w:val="00AF52F5"/>
    <w:rsid w:val="00AF5F34"/>
    <w:rsid w:val="00AF7E87"/>
    <w:rsid w:val="00B01A08"/>
    <w:rsid w:val="00B02958"/>
    <w:rsid w:val="00B03936"/>
    <w:rsid w:val="00B06140"/>
    <w:rsid w:val="00B12ED9"/>
    <w:rsid w:val="00B1385D"/>
    <w:rsid w:val="00B16912"/>
    <w:rsid w:val="00B16926"/>
    <w:rsid w:val="00B23D36"/>
    <w:rsid w:val="00B349A8"/>
    <w:rsid w:val="00B35587"/>
    <w:rsid w:val="00B35C4C"/>
    <w:rsid w:val="00B37C2E"/>
    <w:rsid w:val="00B40CF2"/>
    <w:rsid w:val="00B40E8A"/>
    <w:rsid w:val="00B41402"/>
    <w:rsid w:val="00B47588"/>
    <w:rsid w:val="00B52EB7"/>
    <w:rsid w:val="00B5602D"/>
    <w:rsid w:val="00B57C3D"/>
    <w:rsid w:val="00B601DA"/>
    <w:rsid w:val="00B64269"/>
    <w:rsid w:val="00B65C82"/>
    <w:rsid w:val="00B66AC3"/>
    <w:rsid w:val="00B7285F"/>
    <w:rsid w:val="00B74A5C"/>
    <w:rsid w:val="00B91022"/>
    <w:rsid w:val="00BA45F5"/>
    <w:rsid w:val="00BA66B5"/>
    <w:rsid w:val="00BA7056"/>
    <w:rsid w:val="00BA74C5"/>
    <w:rsid w:val="00BA74FA"/>
    <w:rsid w:val="00BB0A46"/>
    <w:rsid w:val="00BB47D2"/>
    <w:rsid w:val="00BB55B4"/>
    <w:rsid w:val="00BB5BDB"/>
    <w:rsid w:val="00BC2951"/>
    <w:rsid w:val="00BC616B"/>
    <w:rsid w:val="00BD1868"/>
    <w:rsid w:val="00BD3D2F"/>
    <w:rsid w:val="00BD5D00"/>
    <w:rsid w:val="00BD64DB"/>
    <w:rsid w:val="00BD6D3D"/>
    <w:rsid w:val="00BE015B"/>
    <w:rsid w:val="00BE63F1"/>
    <w:rsid w:val="00BF0BD5"/>
    <w:rsid w:val="00BF4BCF"/>
    <w:rsid w:val="00C02B31"/>
    <w:rsid w:val="00C16800"/>
    <w:rsid w:val="00C2662C"/>
    <w:rsid w:val="00C306FA"/>
    <w:rsid w:val="00C309C2"/>
    <w:rsid w:val="00C32077"/>
    <w:rsid w:val="00C335DE"/>
    <w:rsid w:val="00C35112"/>
    <w:rsid w:val="00C3531D"/>
    <w:rsid w:val="00C36A0B"/>
    <w:rsid w:val="00C43153"/>
    <w:rsid w:val="00C45609"/>
    <w:rsid w:val="00C47F3D"/>
    <w:rsid w:val="00C5043A"/>
    <w:rsid w:val="00C53971"/>
    <w:rsid w:val="00C54467"/>
    <w:rsid w:val="00C54DF1"/>
    <w:rsid w:val="00C70EFC"/>
    <w:rsid w:val="00C81207"/>
    <w:rsid w:val="00C82C3D"/>
    <w:rsid w:val="00C863D3"/>
    <w:rsid w:val="00C9137B"/>
    <w:rsid w:val="00C92E8B"/>
    <w:rsid w:val="00C9343E"/>
    <w:rsid w:val="00CA1DB5"/>
    <w:rsid w:val="00CA6B1D"/>
    <w:rsid w:val="00CB2409"/>
    <w:rsid w:val="00CB3C5E"/>
    <w:rsid w:val="00CB43F3"/>
    <w:rsid w:val="00CB5D5D"/>
    <w:rsid w:val="00CC7D77"/>
    <w:rsid w:val="00CD041C"/>
    <w:rsid w:val="00CD29D6"/>
    <w:rsid w:val="00CD736D"/>
    <w:rsid w:val="00CE0A10"/>
    <w:rsid w:val="00CE4E2E"/>
    <w:rsid w:val="00CE51FD"/>
    <w:rsid w:val="00CF2A6A"/>
    <w:rsid w:val="00CF3362"/>
    <w:rsid w:val="00CF482A"/>
    <w:rsid w:val="00CF7730"/>
    <w:rsid w:val="00D004C8"/>
    <w:rsid w:val="00D05CDC"/>
    <w:rsid w:val="00D11B7D"/>
    <w:rsid w:val="00D12D5A"/>
    <w:rsid w:val="00D2497C"/>
    <w:rsid w:val="00D267FB"/>
    <w:rsid w:val="00D3071A"/>
    <w:rsid w:val="00D326C6"/>
    <w:rsid w:val="00D34817"/>
    <w:rsid w:val="00D37CD9"/>
    <w:rsid w:val="00D414CF"/>
    <w:rsid w:val="00D416E9"/>
    <w:rsid w:val="00D41CA2"/>
    <w:rsid w:val="00D43F78"/>
    <w:rsid w:val="00D45CAC"/>
    <w:rsid w:val="00D461B4"/>
    <w:rsid w:val="00D52462"/>
    <w:rsid w:val="00D52ADC"/>
    <w:rsid w:val="00D6051A"/>
    <w:rsid w:val="00D6296A"/>
    <w:rsid w:val="00D71EF6"/>
    <w:rsid w:val="00D87D3F"/>
    <w:rsid w:val="00D9195F"/>
    <w:rsid w:val="00D97623"/>
    <w:rsid w:val="00DA0E7E"/>
    <w:rsid w:val="00DA2B38"/>
    <w:rsid w:val="00DA38FD"/>
    <w:rsid w:val="00DB0F0A"/>
    <w:rsid w:val="00DB79BF"/>
    <w:rsid w:val="00DC3E93"/>
    <w:rsid w:val="00DC5A43"/>
    <w:rsid w:val="00DC5D03"/>
    <w:rsid w:val="00DC673D"/>
    <w:rsid w:val="00DC70F5"/>
    <w:rsid w:val="00DD0912"/>
    <w:rsid w:val="00DE45A1"/>
    <w:rsid w:val="00DE6244"/>
    <w:rsid w:val="00DF33F3"/>
    <w:rsid w:val="00DF73FA"/>
    <w:rsid w:val="00E034AD"/>
    <w:rsid w:val="00E04690"/>
    <w:rsid w:val="00E04E10"/>
    <w:rsid w:val="00E13480"/>
    <w:rsid w:val="00E23A8E"/>
    <w:rsid w:val="00E25BD9"/>
    <w:rsid w:val="00E261AC"/>
    <w:rsid w:val="00E30F7D"/>
    <w:rsid w:val="00E34E77"/>
    <w:rsid w:val="00E34ED3"/>
    <w:rsid w:val="00E35045"/>
    <w:rsid w:val="00E37919"/>
    <w:rsid w:val="00E46C58"/>
    <w:rsid w:val="00E47EC1"/>
    <w:rsid w:val="00E51B4F"/>
    <w:rsid w:val="00E5270D"/>
    <w:rsid w:val="00E5624C"/>
    <w:rsid w:val="00E62D06"/>
    <w:rsid w:val="00E63F77"/>
    <w:rsid w:val="00E6673A"/>
    <w:rsid w:val="00E825BD"/>
    <w:rsid w:val="00E83F76"/>
    <w:rsid w:val="00E866A9"/>
    <w:rsid w:val="00E87613"/>
    <w:rsid w:val="00E90392"/>
    <w:rsid w:val="00E906CE"/>
    <w:rsid w:val="00E913F9"/>
    <w:rsid w:val="00E92D40"/>
    <w:rsid w:val="00E93649"/>
    <w:rsid w:val="00EA3433"/>
    <w:rsid w:val="00EB0220"/>
    <w:rsid w:val="00EB2663"/>
    <w:rsid w:val="00EB6631"/>
    <w:rsid w:val="00ED02ED"/>
    <w:rsid w:val="00ED082F"/>
    <w:rsid w:val="00ED0BCD"/>
    <w:rsid w:val="00ED305E"/>
    <w:rsid w:val="00ED6145"/>
    <w:rsid w:val="00ED6DC2"/>
    <w:rsid w:val="00ED701B"/>
    <w:rsid w:val="00EE55E7"/>
    <w:rsid w:val="00EE69E6"/>
    <w:rsid w:val="00EF65A7"/>
    <w:rsid w:val="00EF7A4F"/>
    <w:rsid w:val="00F23D32"/>
    <w:rsid w:val="00F253A1"/>
    <w:rsid w:val="00F34228"/>
    <w:rsid w:val="00F3738B"/>
    <w:rsid w:val="00F37A24"/>
    <w:rsid w:val="00F4219B"/>
    <w:rsid w:val="00F431A1"/>
    <w:rsid w:val="00F4546B"/>
    <w:rsid w:val="00F54AE3"/>
    <w:rsid w:val="00F56C12"/>
    <w:rsid w:val="00F576EF"/>
    <w:rsid w:val="00F61999"/>
    <w:rsid w:val="00F6513E"/>
    <w:rsid w:val="00F659F4"/>
    <w:rsid w:val="00F66B81"/>
    <w:rsid w:val="00F70BE4"/>
    <w:rsid w:val="00F74555"/>
    <w:rsid w:val="00F7715A"/>
    <w:rsid w:val="00F81C3B"/>
    <w:rsid w:val="00F852ED"/>
    <w:rsid w:val="00F855E8"/>
    <w:rsid w:val="00F86469"/>
    <w:rsid w:val="00F87A8E"/>
    <w:rsid w:val="00F91839"/>
    <w:rsid w:val="00F9535D"/>
    <w:rsid w:val="00FA0B28"/>
    <w:rsid w:val="00FA40DD"/>
    <w:rsid w:val="00FA6C8A"/>
    <w:rsid w:val="00FA77F3"/>
    <w:rsid w:val="00FB0459"/>
    <w:rsid w:val="00FB1AB0"/>
    <w:rsid w:val="00FB5436"/>
    <w:rsid w:val="00FC045E"/>
    <w:rsid w:val="00FC2F85"/>
    <w:rsid w:val="00FC3B7B"/>
    <w:rsid w:val="00FC3E5F"/>
    <w:rsid w:val="00FC5410"/>
    <w:rsid w:val="00FC5D10"/>
    <w:rsid w:val="00FC6AC1"/>
    <w:rsid w:val="00FD3991"/>
    <w:rsid w:val="00FD4692"/>
    <w:rsid w:val="00FD5FFF"/>
    <w:rsid w:val="00FE1454"/>
    <w:rsid w:val="00FE612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25C7D"/>
  <w15:chartTrackingRefBased/>
  <w15:docId w15:val="{EA4CF189-18ED-47DE-B816-C14AC213C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0392"/>
    <w:pPr>
      <w:spacing w:before="360" w:after="0" w:line="240" w:lineRule="auto"/>
    </w:pPr>
    <w:rPr>
      <w:rFonts w:ascii="Times New Roman" w:hAnsi="Times New Roman"/>
      <w:sz w:val="24"/>
    </w:rPr>
  </w:style>
  <w:style w:type="paragraph" w:styleId="Heading1">
    <w:name w:val="heading 1"/>
    <w:basedOn w:val="Normal"/>
    <w:next w:val="Normal"/>
    <w:link w:val="Heading1Char"/>
    <w:autoRedefine/>
    <w:uiPriority w:val="9"/>
    <w:qFormat/>
    <w:rsid w:val="00F37A24"/>
    <w:pPr>
      <w:keepNext/>
      <w:keepLines/>
      <w:numPr>
        <w:numId w:val="3"/>
      </w:numPr>
      <w:spacing w:after="240"/>
      <w:ind w:left="432"/>
      <w:jc w:val="center"/>
      <w:outlineLvl w:val="0"/>
    </w:pPr>
    <w:rPr>
      <w:rFonts w:eastAsiaTheme="majorEastAsia" w:cstheme="majorBidi"/>
      <w:b/>
      <w:caps/>
      <w:sz w:val="44"/>
      <w:szCs w:val="32"/>
    </w:rPr>
  </w:style>
  <w:style w:type="paragraph" w:styleId="Heading2">
    <w:name w:val="heading 2"/>
    <w:basedOn w:val="Normal"/>
    <w:next w:val="Normal"/>
    <w:link w:val="Heading2Char"/>
    <w:autoRedefine/>
    <w:uiPriority w:val="9"/>
    <w:unhideWhenUsed/>
    <w:qFormat/>
    <w:rsid w:val="00F37A24"/>
    <w:pPr>
      <w:keepNext/>
      <w:keepLines/>
      <w:numPr>
        <w:ilvl w:val="1"/>
        <w:numId w:val="3"/>
      </w:numPr>
      <w:spacing w:before="40"/>
      <w:outlineLvl w:val="1"/>
    </w:pPr>
    <w:rPr>
      <w:rFonts w:eastAsiaTheme="majorEastAsia" w:cstheme="majorBidi"/>
      <w:b/>
      <w:caps/>
      <w:sz w:val="32"/>
      <w:szCs w:val="26"/>
    </w:rPr>
  </w:style>
  <w:style w:type="paragraph" w:styleId="Heading3">
    <w:name w:val="heading 3"/>
    <w:basedOn w:val="Normal"/>
    <w:next w:val="Normal"/>
    <w:link w:val="Heading3Char"/>
    <w:autoRedefine/>
    <w:uiPriority w:val="9"/>
    <w:unhideWhenUsed/>
    <w:qFormat/>
    <w:rsid w:val="00200ECF"/>
    <w:pPr>
      <w:keepNext/>
      <w:keepLines/>
      <w:numPr>
        <w:ilvl w:val="2"/>
        <w:numId w:val="3"/>
      </w:numPr>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F23D32"/>
    <w:pPr>
      <w:keepNext/>
      <w:keepLines/>
      <w:numPr>
        <w:ilvl w:val="3"/>
        <w:numId w:val="3"/>
      </w:numPr>
      <w:spacing w:before="40"/>
      <w:outlineLvl w:val="3"/>
    </w:pPr>
    <w:rPr>
      <w:rFonts w:eastAsiaTheme="majorEastAsia" w:cstheme="majorBidi"/>
      <w:i/>
      <w:iCs/>
    </w:rPr>
  </w:style>
  <w:style w:type="paragraph" w:styleId="Heading5">
    <w:name w:val="heading 5"/>
    <w:basedOn w:val="Heading6"/>
    <w:next w:val="Normal"/>
    <w:link w:val="Heading5Char"/>
    <w:autoRedefine/>
    <w:uiPriority w:val="9"/>
    <w:unhideWhenUsed/>
    <w:qFormat/>
    <w:rsid w:val="00504D19"/>
    <w:pPr>
      <w:numPr>
        <w:ilvl w:val="4"/>
      </w:numPr>
      <w:outlineLvl w:val="4"/>
    </w:pPr>
  </w:style>
  <w:style w:type="paragraph" w:styleId="Heading6">
    <w:name w:val="heading 6"/>
    <w:basedOn w:val="Normal"/>
    <w:next w:val="Normal"/>
    <w:link w:val="Heading6Char"/>
    <w:uiPriority w:val="9"/>
    <w:unhideWhenUsed/>
    <w:qFormat/>
    <w:rsid w:val="00504D19"/>
    <w:pPr>
      <w:keepNext/>
      <w:keepLines/>
      <w:numPr>
        <w:ilvl w:val="5"/>
        <w:numId w:val="3"/>
      </w:numPr>
      <w:spacing w:before="40"/>
      <w:outlineLvl w:val="5"/>
    </w:pPr>
    <w:rPr>
      <w:rFonts w:eastAsiaTheme="majorEastAsia" w:cstheme="majorBidi"/>
      <w:i/>
    </w:rPr>
  </w:style>
  <w:style w:type="paragraph" w:styleId="Heading7">
    <w:name w:val="heading 7"/>
    <w:basedOn w:val="Normal"/>
    <w:next w:val="Normal"/>
    <w:link w:val="Heading7Char"/>
    <w:uiPriority w:val="9"/>
    <w:semiHidden/>
    <w:unhideWhenUsed/>
    <w:qFormat/>
    <w:rsid w:val="006102F3"/>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102F3"/>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102F3"/>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A24"/>
    <w:rPr>
      <w:rFonts w:ascii="Times New Roman" w:eastAsiaTheme="majorEastAsia" w:hAnsi="Times New Roman" w:cstheme="majorBidi"/>
      <w:b/>
      <w:caps/>
      <w:sz w:val="44"/>
      <w:szCs w:val="32"/>
    </w:rPr>
  </w:style>
  <w:style w:type="character" w:customStyle="1" w:styleId="Heading2Char">
    <w:name w:val="Heading 2 Char"/>
    <w:basedOn w:val="DefaultParagraphFont"/>
    <w:link w:val="Heading2"/>
    <w:uiPriority w:val="9"/>
    <w:rsid w:val="00F37A24"/>
    <w:rPr>
      <w:rFonts w:ascii="Times New Roman" w:eastAsiaTheme="majorEastAsia" w:hAnsi="Times New Roman" w:cstheme="majorBidi"/>
      <w:b/>
      <w:caps/>
      <w:sz w:val="32"/>
      <w:szCs w:val="26"/>
    </w:rPr>
  </w:style>
  <w:style w:type="character" w:customStyle="1" w:styleId="Heading3Char">
    <w:name w:val="Heading 3 Char"/>
    <w:basedOn w:val="DefaultParagraphFont"/>
    <w:link w:val="Heading3"/>
    <w:uiPriority w:val="9"/>
    <w:rsid w:val="00200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F23D32"/>
    <w:rPr>
      <w:rFonts w:ascii="Times New Roman" w:eastAsiaTheme="majorEastAsia" w:hAnsi="Times New Roman" w:cstheme="majorBidi"/>
      <w:i/>
      <w:iCs/>
      <w:sz w:val="24"/>
    </w:rPr>
  </w:style>
  <w:style w:type="character" w:customStyle="1" w:styleId="Heading5Char">
    <w:name w:val="Heading 5 Char"/>
    <w:basedOn w:val="DefaultParagraphFont"/>
    <w:link w:val="Heading5"/>
    <w:uiPriority w:val="9"/>
    <w:rsid w:val="00504D19"/>
    <w:rPr>
      <w:rFonts w:ascii="Times New Roman" w:eastAsiaTheme="majorEastAsia" w:hAnsi="Times New Roman" w:cstheme="majorBidi"/>
      <w:i/>
      <w:sz w:val="24"/>
    </w:rPr>
  </w:style>
  <w:style w:type="character" w:customStyle="1" w:styleId="Heading6Char">
    <w:name w:val="Heading 6 Char"/>
    <w:basedOn w:val="DefaultParagraphFont"/>
    <w:link w:val="Heading6"/>
    <w:uiPriority w:val="9"/>
    <w:rsid w:val="00504D19"/>
    <w:rPr>
      <w:rFonts w:ascii="Times New Roman" w:eastAsiaTheme="majorEastAsia" w:hAnsi="Times New Roman" w:cstheme="majorBidi"/>
      <w:i/>
      <w:sz w:val="24"/>
    </w:rPr>
  </w:style>
  <w:style w:type="character" w:customStyle="1" w:styleId="Heading7Char">
    <w:name w:val="Heading 7 Char"/>
    <w:basedOn w:val="DefaultParagraphFont"/>
    <w:link w:val="Heading7"/>
    <w:uiPriority w:val="9"/>
    <w:semiHidden/>
    <w:rsid w:val="006102F3"/>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6102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02F3"/>
    <w:rPr>
      <w:rFonts w:asciiTheme="majorHAnsi" w:eastAsiaTheme="majorEastAsia" w:hAnsiTheme="majorHAnsi" w:cstheme="majorBidi"/>
      <w:i/>
      <w:iCs/>
      <w:color w:val="272727" w:themeColor="text1" w:themeTint="D8"/>
      <w:sz w:val="21"/>
      <w:szCs w:val="21"/>
    </w:rPr>
  </w:style>
  <w:style w:type="paragraph" w:customStyle="1" w:styleId="EndNoteBibliographyTitle">
    <w:name w:val="EndNote Bibliography Title"/>
    <w:basedOn w:val="Normal"/>
    <w:link w:val="EndNoteBibliographyTitleChar"/>
    <w:rsid w:val="002C2001"/>
    <w:pPr>
      <w:jc w:val="center"/>
    </w:pPr>
    <w:rPr>
      <w:rFonts w:cs="Times New Roman"/>
      <w:noProof/>
      <w:lang w:val="en-US"/>
    </w:rPr>
  </w:style>
  <w:style w:type="character" w:customStyle="1" w:styleId="EndNoteBibliographyTitleChar">
    <w:name w:val="EndNote Bibliography Title Char"/>
    <w:basedOn w:val="DefaultParagraphFont"/>
    <w:link w:val="EndNoteBibliographyTitle"/>
    <w:rsid w:val="002C2001"/>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2C2001"/>
    <w:rPr>
      <w:rFonts w:cs="Times New Roman"/>
      <w:noProof/>
      <w:lang w:val="en-US"/>
    </w:rPr>
  </w:style>
  <w:style w:type="character" w:customStyle="1" w:styleId="EndNoteBibliographyChar">
    <w:name w:val="EndNote Bibliography Char"/>
    <w:basedOn w:val="DefaultParagraphFont"/>
    <w:link w:val="EndNoteBibliography"/>
    <w:rsid w:val="002C2001"/>
    <w:rPr>
      <w:rFonts w:ascii="Times New Roman" w:hAnsi="Times New Roman" w:cs="Times New Roman"/>
      <w:noProof/>
      <w:sz w:val="24"/>
      <w:lang w:val="en-US"/>
    </w:rPr>
  </w:style>
  <w:style w:type="character" w:styleId="Hyperlink">
    <w:name w:val="Hyperlink"/>
    <w:basedOn w:val="DefaultParagraphFont"/>
    <w:uiPriority w:val="99"/>
    <w:unhideWhenUsed/>
    <w:rsid w:val="002C2001"/>
    <w:rPr>
      <w:color w:val="0563C1" w:themeColor="hyperlink"/>
      <w:u w:val="single"/>
    </w:rPr>
  </w:style>
  <w:style w:type="character" w:styleId="CommentReference">
    <w:name w:val="annotation reference"/>
    <w:basedOn w:val="DefaultParagraphFont"/>
    <w:uiPriority w:val="99"/>
    <w:semiHidden/>
    <w:unhideWhenUsed/>
    <w:rsid w:val="00C306FA"/>
    <w:rPr>
      <w:sz w:val="16"/>
      <w:szCs w:val="16"/>
    </w:rPr>
  </w:style>
  <w:style w:type="paragraph" w:styleId="CommentText">
    <w:name w:val="annotation text"/>
    <w:basedOn w:val="Normal"/>
    <w:link w:val="CommentTextChar"/>
    <w:uiPriority w:val="99"/>
    <w:semiHidden/>
    <w:unhideWhenUsed/>
    <w:rsid w:val="00C306FA"/>
    <w:rPr>
      <w:sz w:val="20"/>
      <w:szCs w:val="20"/>
    </w:rPr>
  </w:style>
  <w:style w:type="character" w:customStyle="1" w:styleId="CommentTextChar">
    <w:name w:val="Comment Text Char"/>
    <w:basedOn w:val="DefaultParagraphFont"/>
    <w:link w:val="CommentText"/>
    <w:uiPriority w:val="99"/>
    <w:semiHidden/>
    <w:rsid w:val="00C306F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306FA"/>
    <w:rPr>
      <w:b/>
      <w:bCs/>
    </w:rPr>
  </w:style>
  <w:style w:type="character" w:customStyle="1" w:styleId="CommentSubjectChar">
    <w:name w:val="Comment Subject Char"/>
    <w:basedOn w:val="CommentTextChar"/>
    <w:link w:val="CommentSubject"/>
    <w:uiPriority w:val="99"/>
    <w:semiHidden/>
    <w:rsid w:val="00C306FA"/>
    <w:rPr>
      <w:rFonts w:ascii="Times New Roman" w:hAnsi="Times New Roman"/>
      <w:b/>
      <w:bCs/>
      <w:sz w:val="20"/>
      <w:szCs w:val="20"/>
    </w:rPr>
  </w:style>
  <w:style w:type="paragraph" w:styleId="BalloonText">
    <w:name w:val="Balloon Text"/>
    <w:basedOn w:val="Normal"/>
    <w:link w:val="BalloonTextChar"/>
    <w:uiPriority w:val="99"/>
    <w:semiHidden/>
    <w:unhideWhenUsed/>
    <w:rsid w:val="00C306FA"/>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06FA"/>
    <w:rPr>
      <w:rFonts w:ascii="Segoe UI" w:hAnsi="Segoe UI" w:cs="Segoe UI"/>
      <w:sz w:val="18"/>
      <w:szCs w:val="18"/>
    </w:rPr>
  </w:style>
  <w:style w:type="paragraph" w:styleId="Caption">
    <w:name w:val="caption"/>
    <w:basedOn w:val="Normal"/>
    <w:next w:val="Normal"/>
    <w:autoRedefine/>
    <w:uiPriority w:val="35"/>
    <w:unhideWhenUsed/>
    <w:qFormat/>
    <w:rsid w:val="005B6860"/>
    <w:pPr>
      <w:spacing w:before="0" w:after="200"/>
    </w:pPr>
    <w:rPr>
      <w:i/>
      <w:iCs/>
      <w:sz w:val="18"/>
      <w:szCs w:val="18"/>
    </w:rPr>
  </w:style>
  <w:style w:type="character" w:styleId="PlaceholderText">
    <w:name w:val="Placeholder Text"/>
    <w:basedOn w:val="DefaultParagraphFont"/>
    <w:uiPriority w:val="99"/>
    <w:semiHidden/>
    <w:rsid w:val="000A4E20"/>
    <w:rPr>
      <w:color w:val="808080"/>
    </w:rPr>
  </w:style>
  <w:style w:type="paragraph" w:styleId="ListParagraph">
    <w:name w:val="List Paragraph"/>
    <w:basedOn w:val="Normal"/>
    <w:link w:val="ListParagraphChar"/>
    <w:uiPriority w:val="34"/>
    <w:qFormat/>
    <w:rsid w:val="00B47588"/>
    <w:pPr>
      <w:ind w:left="720"/>
      <w:contextualSpacing/>
    </w:pPr>
  </w:style>
  <w:style w:type="character" w:styleId="Emphasis">
    <w:name w:val="Emphasis"/>
    <w:basedOn w:val="DefaultParagraphFont"/>
    <w:uiPriority w:val="20"/>
    <w:qFormat/>
    <w:rsid w:val="00190E9C"/>
    <w:rPr>
      <w:i/>
      <w:iCs/>
    </w:rPr>
  </w:style>
  <w:style w:type="paragraph" w:customStyle="1" w:styleId="Mathsousideequation">
    <w:name w:val="Maths ouside equation"/>
    <w:basedOn w:val="Normal"/>
    <w:link w:val="MathsousideequationChar"/>
    <w:autoRedefine/>
    <w:qFormat/>
    <w:rsid w:val="00607192"/>
    <w:rPr>
      <w:rFonts w:ascii="Cambria" w:eastAsiaTheme="minorEastAsia" w:hAnsi="Cambria"/>
      <w:b/>
      <w:i/>
    </w:rPr>
  </w:style>
  <w:style w:type="character" w:customStyle="1" w:styleId="MathsousideequationChar">
    <w:name w:val="Maths ouside equation Char"/>
    <w:basedOn w:val="DefaultParagraphFont"/>
    <w:link w:val="Mathsousideequation"/>
    <w:rsid w:val="00607192"/>
    <w:rPr>
      <w:rFonts w:ascii="Cambria" w:eastAsiaTheme="minorEastAsia" w:hAnsi="Cambria"/>
      <w:b/>
      <w:i/>
      <w:sz w:val="24"/>
    </w:rPr>
  </w:style>
  <w:style w:type="character" w:customStyle="1" w:styleId="ListParagraphChar">
    <w:name w:val="List Paragraph Char"/>
    <w:basedOn w:val="DefaultParagraphFont"/>
    <w:link w:val="ListParagraph"/>
    <w:uiPriority w:val="34"/>
    <w:rsid w:val="00DC5A43"/>
    <w:rPr>
      <w:rFonts w:ascii="Times New Roman" w:hAnsi="Times New Roman"/>
      <w:sz w:val="24"/>
    </w:rPr>
  </w:style>
  <w:style w:type="table" w:styleId="TableGrid">
    <w:name w:val="Table Grid"/>
    <w:basedOn w:val="TableNormal"/>
    <w:uiPriority w:val="39"/>
    <w:rsid w:val="00D52A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E408D"/>
    <w:pPr>
      <w:tabs>
        <w:tab w:val="center" w:pos="4513"/>
        <w:tab w:val="right" w:pos="9026"/>
      </w:tabs>
      <w:spacing w:before="0"/>
    </w:pPr>
  </w:style>
  <w:style w:type="character" w:customStyle="1" w:styleId="HeaderChar">
    <w:name w:val="Header Char"/>
    <w:basedOn w:val="DefaultParagraphFont"/>
    <w:link w:val="Header"/>
    <w:uiPriority w:val="99"/>
    <w:rsid w:val="000E408D"/>
    <w:rPr>
      <w:rFonts w:ascii="Times New Roman" w:hAnsi="Times New Roman"/>
      <w:sz w:val="24"/>
    </w:rPr>
  </w:style>
  <w:style w:type="paragraph" w:styleId="Footer">
    <w:name w:val="footer"/>
    <w:basedOn w:val="Normal"/>
    <w:link w:val="FooterChar"/>
    <w:uiPriority w:val="99"/>
    <w:unhideWhenUsed/>
    <w:rsid w:val="000E408D"/>
    <w:pPr>
      <w:tabs>
        <w:tab w:val="center" w:pos="4513"/>
        <w:tab w:val="right" w:pos="9026"/>
      </w:tabs>
      <w:spacing w:before="0"/>
    </w:pPr>
  </w:style>
  <w:style w:type="character" w:customStyle="1" w:styleId="FooterChar">
    <w:name w:val="Footer Char"/>
    <w:basedOn w:val="DefaultParagraphFont"/>
    <w:link w:val="Footer"/>
    <w:uiPriority w:val="99"/>
    <w:rsid w:val="000E408D"/>
    <w:rPr>
      <w:rFonts w:ascii="Times New Roman" w:hAnsi="Times New Roman"/>
      <w:sz w:val="24"/>
    </w:rPr>
  </w:style>
  <w:style w:type="paragraph" w:styleId="Revision">
    <w:name w:val="Revision"/>
    <w:hidden/>
    <w:uiPriority w:val="99"/>
    <w:semiHidden/>
    <w:rsid w:val="009E25B6"/>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10" Type="http://schemas.microsoft.com/office/2016/09/relationships/commentsIds" Target="commentsIds.xml"/><Relationship Id="rId19" Type="http://schemas.openxmlformats.org/officeDocument/2006/relationships/image" Target="media/image9.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FB7E2-FF2A-417F-A37F-ED6B0ED5C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28913</Words>
  <Characters>164809</Characters>
  <Application>Microsoft Office Word</Application>
  <DocSecurity>0</DocSecurity>
  <Lines>1373</Lines>
  <Paragraphs>386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193336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Matthews</dc:creator>
  <cp:keywords/>
  <dc:description/>
  <cp:lastModifiedBy>Julie White</cp:lastModifiedBy>
  <cp:revision>2</cp:revision>
  <cp:lastPrinted>2016-02-24T05:53:00Z</cp:lastPrinted>
  <dcterms:created xsi:type="dcterms:W3CDTF">2018-06-01T14:20:00Z</dcterms:created>
  <dcterms:modified xsi:type="dcterms:W3CDTF">2018-06-01T14:20:00Z</dcterms:modified>
</cp:coreProperties>
</file>